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E4E31" w14:textId="637B52A5" w:rsidR="139B8998" w:rsidRPr="004A1F41" w:rsidRDefault="139B8998" w:rsidP="000243BC">
      <w:pPr>
        <w:spacing w:line="480" w:lineRule="auto"/>
        <w:jc w:val="center"/>
        <w:rPr>
          <w:sz w:val="28"/>
          <w:szCs w:val="28"/>
        </w:rPr>
      </w:pPr>
      <w:r w:rsidRPr="004A1F41">
        <w:rPr>
          <w:rFonts w:eastAsia="Arial" w:cs="Arial"/>
          <w:b/>
          <w:bCs/>
          <w:color w:val="000000" w:themeColor="text1"/>
          <w:sz w:val="28"/>
          <w:szCs w:val="28"/>
        </w:rPr>
        <w:t xml:space="preserve">Detection of </w:t>
      </w:r>
      <w:ins w:id="0" w:author="杨 文杰" w:date="2020-09-03T06:31:00Z">
        <w:r w:rsidR="009712D5">
          <w:rPr>
            <w:rFonts w:eastAsia="Arial" w:cs="Arial" w:hint="eastAsia"/>
            <w:b/>
            <w:bCs/>
            <w:color w:val="000000" w:themeColor="text1"/>
            <w:sz w:val="28"/>
            <w:szCs w:val="28"/>
          </w:rPr>
          <w:t>A</w:t>
        </w:r>
      </w:ins>
      <w:del w:id="1" w:author="杨 文杰" w:date="2020-09-03T06:31:00Z">
        <w:r w:rsidRPr="004A1F41" w:rsidDel="009712D5">
          <w:rPr>
            <w:rFonts w:eastAsia="Arial" w:cs="Arial"/>
            <w:b/>
            <w:bCs/>
            <w:color w:val="000000" w:themeColor="text1"/>
            <w:sz w:val="28"/>
            <w:szCs w:val="28"/>
          </w:rPr>
          <w:delText>a</w:delText>
        </w:r>
      </w:del>
      <w:r w:rsidRPr="004A1F41">
        <w:rPr>
          <w:rFonts w:eastAsia="Arial" w:cs="Arial"/>
          <w:b/>
          <w:bCs/>
          <w:color w:val="000000" w:themeColor="text1"/>
          <w:sz w:val="28"/>
          <w:szCs w:val="28"/>
        </w:rPr>
        <w:t>nomaly Stock Price Based on Time Series Deep Learning Models</w:t>
      </w:r>
    </w:p>
    <w:p w14:paraId="72CB2FAA" w14:textId="16D31192" w:rsidR="139B8998" w:rsidRPr="00612AD4" w:rsidRDefault="139B8998" w:rsidP="000243BC">
      <w:pPr>
        <w:spacing w:line="480" w:lineRule="auto"/>
        <w:rPr>
          <w:rFonts w:eastAsia="Arial" w:cs="Arial"/>
          <w:b/>
          <w:bCs/>
          <w:color w:val="000000" w:themeColor="text1"/>
          <w:sz w:val="22"/>
          <w:szCs w:val="22"/>
        </w:rPr>
      </w:pPr>
      <w:r w:rsidRPr="00612AD4">
        <w:rPr>
          <w:rFonts w:eastAsia="Arial" w:cs="Arial"/>
          <w:b/>
          <w:bCs/>
          <w:color w:val="000000" w:themeColor="text1"/>
          <w:sz w:val="22"/>
          <w:szCs w:val="22"/>
        </w:rPr>
        <w:t xml:space="preserve">Abstract: </w:t>
      </w:r>
    </w:p>
    <w:p w14:paraId="1F39EB49" w14:textId="28104515" w:rsidR="139B8998" w:rsidRPr="00612AD4" w:rsidRDefault="0096724E" w:rsidP="0096724E">
      <w:pPr>
        <w:spacing w:line="480" w:lineRule="auto"/>
        <w:jc w:val="both"/>
        <w:rPr>
          <w:sz w:val="22"/>
          <w:szCs w:val="22"/>
        </w:rPr>
      </w:pPr>
      <w:r>
        <w:rPr>
          <w:rFonts w:eastAsia="Arial" w:cs="Arial"/>
          <w:color w:val="000000" w:themeColor="text1"/>
          <w:sz w:val="22"/>
          <w:szCs w:val="22"/>
        </w:rPr>
        <w:t>A</w:t>
      </w:r>
      <w:r w:rsidR="139B8998" w:rsidRPr="00612AD4">
        <w:rPr>
          <w:rFonts w:eastAsia="Arial" w:cs="Arial"/>
          <w:color w:val="000000" w:themeColor="text1"/>
          <w:sz w:val="22"/>
          <w:szCs w:val="22"/>
        </w:rPr>
        <w:t>nomaly detection is a critical task for financial market, investors, and regulatory authorities, where conventional methods employ rule-based models.</w:t>
      </w:r>
      <w:r w:rsidR="00105D0B">
        <w:rPr>
          <w:rFonts w:eastAsia="Arial" w:cs="Arial"/>
          <w:color w:val="000000" w:themeColor="text1"/>
          <w:sz w:val="22"/>
          <w:szCs w:val="22"/>
        </w:rPr>
        <w:t xml:space="preserve"> </w:t>
      </w:r>
      <w:r w:rsidR="139B8998" w:rsidRPr="00612AD4">
        <w:rPr>
          <w:rFonts w:eastAsia="Arial" w:cs="Arial"/>
          <w:color w:val="000000" w:themeColor="text1"/>
          <w:sz w:val="22"/>
          <w:szCs w:val="22"/>
        </w:rPr>
        <w:t>With the development of machine learning and deep learning techniques, it becomes more promising to detect anomalous trading behaviors from data. Here we present</w:t>
      </w:r>
      <w:r w:rsidR="139B8998" w:rsidRPr="00612AD4">
        <w:rPr>
          <w:rFonts w:eastAsia="Arial" w:cs="Arial" w:hint="eastAsia"/>
          <w:color w:val="000000" w:themeColor="text1"/>
          <w:sz w:val="22"/>
          <w:szCs w:val="22"/>
        </w:rPr>
        <w:t xml:space="preserve"> </w:t>
      </w:r>
      <w:r w:rsidR="139B8998" w:rsidRPr="00612AD4">
        <w:rPr>
          <w:rFonts w:eastAsia="Arial" w:cs="Arial"/>
          <w:color w:val="000000" w:themeColor="text1"/>
          <w:sz w:val="22"/>
          <w:szCs w:val="22"/>
        </w:rPr>
        <w:t xml:space="preserve">a deep learning model based on time series LSTM model to detect anomalous behaviors in Chinese stock market. The model is composed of 1dConv-LSTM neurons, which can predict time series stock price data from historical data. We analyzed the price of 14 stocks variations ranging from 2015/01/05 to 2019/12/31 and used univariate and multivariate time series models to generate MAE less than </w:t>
      </w:r>
      <w:r w:rsidR="00197C49">
        <w:rPr>
          <w:rFonts w:eastAsia="Arial" w:cs="Arial"/>
          <w:color w:val="000000" w:themeColor="text1"/>
          <w:sz w:val="22"/>
          <w:szCs w:val="22"/>
        </w:rPr>
        <w:t>4.0</w:t>
      </w:r>
      <w:r w:rsidR="139B8998" w:rsidRPr="00612AD4">
        <w:rPr>
          <w:rFonts w:eastAsia="Arial" w:cs="Arial"/>
          <w:color w:val="000000" w:themeColor="text1"/>
          <w:sz w:val="22"/>
          <w:szCs w:val="22"/>
        </w:rPr>
        <w:t xml:space="preserve"> consistently</w:t>
      </w:r>
      <w:r w:rsidR="139B8998" w:rsidRPr="00AF4234">
        <w:rPr>
          <w:rFonts w:eastAsia="Arial" w:cs="Arial"/>
          <w:color w:val="000000" w:themeColor="text1"/>
          <w:sz w:val="22"/>
          <w:szCs w:val="22"/>
        </w:rPr>
        <w:t xml:space="preserve">. </w:t>
      </w:r>
      <w:r w:rsidR="00AF4234" w:rsidRPr="00AF4234">
        <w:rPr>
          <w:rFonts w:eastAsia="Arial" w:cs="Arial"/>
          <w:color w:val="000000" w:themeColor="text1"/>
          <w:sz w:val="22"/>
          <w:szCs w:val="22"/>
        </w:rPr>
        <w:t>The proposed method improved MSE to 0.0171 on validation datasets.</w:t>
      </w:r>
      <w:r w:rsidR="00AF4234" w:rsidRPr="00612AD4">
        <w:rPr>
          <w:rFonts w:eastAsia="Arial" w:cs="Arial"/>
          <w:b/>
          <w:bCs/>
          <w:color w:val="000000" w:themeColor="text1"/>
          <w:sz w:val="22"/>
          <w:szCs w:val="22"/>
        </w:rPr>
        <w:t xml:space="preserve"> </w:t>
      </w:r>
      <w:r w:rsidR="139B8998" w:rsidRPr="00612AD4">
        <w:rPr>
          <w:rFonts w:eastAsia="Arial" w:cs="Arial"/>
          <w:color w:val="000000" w:themeColor="text1"/>
          <w:sz w:val="22"/>
          <w:szCs w:val="22"/>
        </w:rPr>
        <w:t xml:space="preserve">Our model successfully </w:t>
      </w:r>
      <w:r w:rsidR="00197C49" w:rsidRPr="00612AD4">
        <w:rPr>
          <w:rFonts w:eastAsia="Arial" w:cs="Arial"/>
          <w:color w:val="000000" w:themeColor="text1"/>
          <w:sz w:val="22"/>
          <w:szCs w:val="22"/>
        </w:rPr>
        <w:t>predicts</w:t>
      </w:r>
      <w:r w:rsidR="139B8998" w:rsidRPr="00612AD4">
        <w:rPr>
          <w:rFonts w:eastAsia="Arial" w:cs="Arial"/>
          <w:color w:val="000000" w:themeColor="text1"/>
          <w:sz w:val="22"/>
          <w:szCs w:val="22"/>
        </w:rPr>
        <w:t xml:space="preserve"> the anomalous price behaviors of </w:t>
      </w:r>
      <w:r w:rsidR="00197C49">
        <w:rPr>
          <w:rFonts w:eastAsia="Arial" w:cs="Arial"/>
          <w:color w:val="000000" w:themeColor="text1"/>
          <w:sz w:val="22"/>
          <w:szCs w:val="22"/>
        </w:rPr>
        <w:t>‘</w:t>
      </w:r>
      <w:r w:rsidR="00197C49">
        <w:rPr>
          <w:color w:val="000000" w:themeColor="text1"/>
          <w:sz w:val="22"/>
          <w:szCs w:val="22"/>
        </w:rPr>
        <w:t xml:space="preserve">601318’ </w:t>
      </w:r>
      <w:r w:rsidR="139B8998" w:rsidRPr="00612AD4">
        <w:rPr>
          <w:rFonts w:eastAsia="Arial" w:cs="Arial"/>
          <w:color w:val="000000" w:themeColor="text1"/>
          <w:sz w:val="22"/>
          <w:szCs w:val="22"/>
        </w:rPr>
        <w:t xml:space="preserve">stock in the range of </w:t>
      </w:r>
      <w:r w:rsidR="00197C49">
        <w:rPr>
          <w:rFonts w:eastAsia="Arial" w:cs="Arial"/>
          <w:color w:val="000000" w:themeColor="text1"/>
          <w:sz w:val="22"/>
          <w:szCs w:val="22"/>
        </w:rPr>
        <w:t>2019-02-13</w:t>
      </w:r>
      <w:r w:rsidR="139B8998" w:rsidRPr="00612AD4">
        <w:rPr>
          <w:rFonts w:eastAsia="Arial" w:cs="Arial"/>
          <w:color w:val="000000" w:themeColor="text1"/>
          <w:sz w:val="22"/>
          <w:szCs w:val="22"/>
        </w:rPr>
        <w:t xml:space="preserve">. </w:t>
      </w:r>
      <w:r w:rsidR="006F3042">
        <w:rPr>
          <w:rFonts w:eastAsia="Arial" w:cs="Arial"/>
          <w:color w:val="000000" w:themeColor="text1"/>
          <w:sz w:val="22"/>
          <w:szCs w:val="22"/>
        </w:rPr>
        <w:t xml:space="preserve">Our method </w:t>
      </w:r>
      <w:r w:rsidR="00286673">
        <w:rPr>
          <w:rFonts w:eastAsia="Arial" w:cs="Arial"/>
          <w:color w:val="000000" w:themeColor="text1"/>
          <w:sz w:val="22"/>
          <w:szCs w:val="22"/>
        </w:rPr>
        <w:t>provides</w:t>
      </w:r>
      <w:r w:rsidR="006F3042">
        <w:rPr>
          <w:rFonts w:eastAsia="Arial" w:cs="Arial"/>
          <w:color w:val="000000" w:themeColor="text1"/>
          <w:sz w:val="22"/>
          <w:szCs w:val="22"/>
        </w:rPr>
        <w:t xml:space="preserve"> an automatic way of </w:t>
      </w:r>
      <w:r w:rsidR="00914B15">
        <w:rPr>
          <w:rFonts w:eastAsia="Arial" w:cs="Arial"/>
          <w:color w:val="000000" w:themeColor="text1"/>
          <w:sz w:val="22"/>
          <w:szCs w:val="22"/>
        </w:rPr>
        <w:t>predicting</w:t>
      </w:r>
      <w:r w:rsidR="006F3042">
        <w:rPr>
          <w:rFonts w:eastAsia="Arial" w:cs="Arial"/>
          <w:color w:val="000000" w:themeColor="text1"/>
          <w:sz w:val="22"/>
          <w:szCs w:val="22"/>
        </w:rPr>
        <w:t xml:space="preserve"> anomaly stock price behavior in Chinese stock market. </w:t>
      </w:r>
    </w:p>
    <w:p w14:paraId="5882A486" w14:textId="1B4C0445" w:rsidR="139B8998" w:rsidRPr="00612AD4" w:rsidRDefault="139B8998" w:rsidP="000243BC">
      <w:pPr>
        <w:spacing w:line="480" w:lineRule="auto"/>
        <w:rPr>
          <w:sz w:val="22"/>
          <w:szCs w:val="22"/>
        </w:rPr>
      </w:pPr>
    </w:p>
    <w:p w14:paraId="6825B8BC" w14:textId="0D1E75C3" w:rsidR="139B8998" w:rsidRDefault="139B8998" w:rsidP="005801FB">
      <w:pPr>
        <w:spacing w:line="480" w:lineRule="auto"/>
        <w:rPr>
          <w:ins w:id="2" w:author="杨 文杰" w:date="2020-09-03T06:31:00Z"/>
          <w:rFonts w:eastAsia="Arial" w:cs="Arial"/>
          <w:b/>
          <w:bCs/>
          <w:color w:val="000000" w:themeColor="text1"/>
          <w:sz w:val="22"/>
          <w:szCs w:val="22"/>
        </w:rPr>
      </w:pPr>
      <w:r w:rsidRPr="009712D5">
        <w:rPr>
          <w:rFonts w:eastAsia="Arial" w:cs="Arial"/>
          <w:b/>
          <w:bCs/>
          <w:color w:val="000000" w:themeColor="text1"/>
          <w:sz w:val="22"/>
          <w:szCs w:val="22"/>
          <w:rPrChange w:id="3" w:author="杨 文杰" w:date="2020-09-03T06:31:00Z">
            <w:rPr>
              <w:rFonts w:eastAsia="Arial" w:cs="Arial"/>
              <w:color w:val="000000" w:themeColor="text1"/>
              <w:sz w:val="22"/>
              <w:szCs w:val="22"/>
            </w:rPr>
          </w:rPrChange>
        </w:rPr>
        <w:t xml:space="preserve">Keywords: Finance, DL, LSTM, Time Series, Anomalous Stock Price </w:t>
      </w:r>
    </w:p>
    <w:p w14:paraId="649869F1" w14:textId="77777777" w:rsidR="009712D5" w:rsidRPr="009712D5" w:rsidRDefault="009712D5" w:rsidP="005801FB">
      <w:pPr>
        <w:spacing w:line="480" w:lineRule="auto"/>
        <w:rPr>
          <w:b/>
          <w:bCs/>
          <w:sz w:val="22"/>
          <w:szCs w:val="22"/>
          <w:rPrChange w:id="4" w:author="杨 文杰" w:date="2020-09-03T06:31:00Z">
            <w:rPr>
              <w:sz w:val="22"/>
              <w:szCs w:val="22"/>
            </w:rPr>
          </w:rPrChange>
        </w:rPr>
      </w:pPr>
    </w:p>
    <w:p w14:paraId="77674BB1" w14:textId="20C693CB" w:rsidR="139B8998" w:rsidRPr="00612AD4" w:rsidRDefault="139B8998" w:rsidP="00DF5878">
      <w:pPr>
        <w:spacing w:line="480" w:lineRule="auto"/>
        <w:rPr>
          <w:sz w:val="22"/>
          <w:szCs w:val="22"/>
        </w:rPr>
      </w:pPr>
      <w:r w:rsidRPr="00612AD4">
        <w:rPr>
          <w:rFonts w:eastAsia="Arial" w:cs="Arial"/>
          <w:b/>
          <w:bCs/>
          <w:color w:val="000000" w:themeColor="text1"/>
          <w:sz w:val="22"/>
          <w:szCs w:val="22"/>
        </w:rPr>
        <w:t>1. Introduction</w:t>
      </w:r>
      <w:r w:rsidRPr="00612AD4">
        <w:rPr>
          <w:rFonts w:eastAsia="Arial" w:cs="Arial"/>
          <w:color w:val="0000FF"/>
          <w:sz w:val="22"/>
          <w:szCs w:val="22"/>
        </w:rPr>
        <w:t>:</w:t>
      </w:r>
    </w:p>
    <w:p w14:paraId="6C41E62A" w14:textId="3A0F16E3" w:rsidR="139B8998" w:rsidRDefault="139B8998" w:rsidP="001E0B26">
      <w:pPr>
        <w:spacing w:line="480" w:lineRule="auto"/>
        <w:jc w:val="both"/>
        <w:rPr>
          <w:rFonts w:eastAsia="Arial" w:cs="Arial"/>
          <w:color w:val="000000" w:themeColor="text1"/>
          <w:sz w:val="22"/>
          <w:szCs w:val="22"/>
        </w:rPr>
      </w:pPr>
      <w:r w:rsidRPr="00612AD4">
        <w:rPr>
          <w:rFonts w:eastAsia="Arial" w:cs="Arial"/>
          <w:color w:val="000000" w:themeColor="text1"/>
          <w:sz w:val="22"/>
          <w:szCs w:val="22"/>
        </w:rPr>
        <w:t xml:space="preserve">The </w:t>
      </w:r>
      <w:proofErr w:type="spellStart"/>
      <w:r w:rsidRPr="00612AD4">
        <w:rPr>
          <w:rFonts w:eastAsia="Arial" w:cs="Arial"/>
          <w:color w:val="000000" w:themeColor="text1"/>
          <w:sz w:val="22"/>
          <w:szCs w:val="22"/>
        </w:rPr>
        <w:t>Luckin</w:t>
      </w:r>
      <w:proofErr w:type="spellEnd"/>
      <w:r w:rsidRPr="00612AD4">
        <w:rPr>
          <w:rFonts w:eastAsia="Arial" w:cs="Arial"/>
          <w:color w:val="000000" w:themeColor="text1"/>
          <w:sz w:val="22"/>
          <w:szCs w:val="22"/>
        </w:rPr>
        <w:t xml:space="preserve"> Coffee fraud scandal in the last few months has been spread worldwide. According to the internal investigation, it shows that the fabrication of sales began in April 2019, which included inflating costs and expenses by almost $200 million, as well as booking $300 million in false revenue. After the announcement, </w:t>
      </w:r>
      <w:proofErr w:type="spellStart"/>
      <w:r w:rsidRPr="00612AD4">
        <w:rPr>
          <w:rFonts w:eastAsia="Arial" w:cs="Arial"/>
          <w:color w:val="000000" w:themeColor="text1"/>
          <w:sz w:val="22"/>
          <w:szCs w:val="22"/>
        </w:rPr>
        <w:t>Luckin’s</w:t>
      </w:r>
      <w:proofErr w:type="spellEnd"/>
      <w:r w:rsidRPr="00612AD4">
        <w:rPr>
          <w:rFonts w:eastAsia="Arial" w:cs="Arial"/>
          <w:color w:val="000000" w:themeColor="text1"/>
          <w:sz w:val="22"/>
          <w:szCs w:val="22"/>
        </w:rPr>
        <w:t xml:space="preserve"> stock has slumped 32%.</w:t>
      </w:r>
      <w:r w:rsidR="0096724E">
        <w:rPr>
          <w:rFonts w:eastAsia="Arial" w:cs="Arial"/>
          <w:color w:val="000000" w:themeColor="text1"/>
          <w:sz w:val="22"/>
          <w:szCs w:val="22"/>
        </w:rPr>
        <w:fldChar w:fldCharType="begin" w:fldLock="1"/>
      </w:r>
      <w:r w:rsidR="00A53E78">
        <w:rPr>
          <w:rFonts w:eastAsia="Arial" w:cs="Arial"/>
          <w:color w:val="000000" w:themeColor="text1"/>
          <w:sz w:val="22"/>
          <w:szCs w:val="22"/>
        </w:rPr>
        <w:instrText>ADDIN CSL_CITATION {"citationItems":[{"id":"ITEM-1","itemData":{"URL":"https://www.bloomberg.com/news/features/2020-07-29/luckin-coffee-fraud-behind-starbucks-competitor-s-scandal","accessed":{"date-parts":[["2020","9","2"]]},"id":"ITEM-1","issued":{"date-parts":[["0"]]},"title":"Luckin Scandal Is Bad Timing for U.S.-Listed Chinese Companies","type":"webpage"},"uris":["http://www.mendeley.com/documents/?uuid=09ec415a-206c-4d35-86b0-fcd1a007bf58"]}],"mendeley":{"formattedCitation":"&lt;sup&gt;1&lt;/sup&gt;","plainTextFormattedCitation":"1","previouslyFormattedCitation":"&lt;sup&gt;1&lt;/sup&gt;"},"properties":{"noteIndex":0},"schema":"https://github.com/citation-style-language/schema/raw/master/csl-citation.json"}</w:instrText>
      </w:r>
      <w:r w:rsidR="0096724E">
        <w:rPr>
          <w:rFonts w:eastAsia="Arial" w:cs="Arial"/>
          <w:color w:val="000000" w:themeColor="text1"/>
          <w:sz w:val="22"/>
          <w:szCs w:val="22"/>
        </w:rPr>
        <w:fldChar w:fldCharType="separate"/>
      </w:r>
      <w:r w:rsidR="0096724E" w:rsidRPr="0096724E">
        <w:rPr>
          <w:rFonts w:eastAsia="Arial" w:cs="Arial"/>
          <w:noProof/>
          <w:color w:val="000000" w:themeColor="text1"/>
          <w:sz w:val="22"/>
          <w:szCs w:val="22"/>
          <w:vertAlign w:val="superscript"/>
        </w:rPr>
        <w:t>1</w:t>
      </w:r>
      <w:r w:rsidR="0096724E">
        <w:rPr>
          <w:rFonts w:eastAsia="Arial" w:cs="Arial"/>
          <w:color w:val="000000" w:themeColor="text1"/>
          <w:sz w:val="22"/>
          <w:szCs w:val="22"/>
        </w:rPr>
        <w:fldChar w:fldCharType="end"/>
      </w:r>
      <w:r w:rsidRPr="00612AD4">
        <w:rPr>
          <w:rFonts w:eastAsia="Arial" w:cs="Arial"/>
          <w:color w:val="000000" w:themeColor="text1"/>
          <w:sz w:val="22"/>
          <w:szCs w:val="22"/>
        </w:rPr>
        <w:t xml:space="preserve"> Such a scandal made it harder for other Chinese </w:t>
      </w:r>
      <w:r w:rsidRPr="00612AD4">
        <w:rPr>
          <w:rFonts w:eastAsia="Arial" w:cs="Arial"/>
          <w:color w:val="000000" w:themeColor="text1"/>
          <w:sz w:val="22"/>
          <w:szCs w:val="22"/>
        </w:rPr>
        <w:lastRenderedPageBreak/>
        <w:t xml:space="preserve">companies to debut in the United States and thus lose a huge amount of US potential investors due to the untrustworthiness of Chinese companies. Besides, the event magnifies the defect of the Chinese stock market that requires the mechanism to oversee anomalous behaviors of stocks and judge which is a fraud for regulatory authorities. Only if the Chinese authorities establish the mechanism to identify anomalous stock price fluctuations and investigate hoax can investments be </w:t>
      </w:r>
      <w:r w:rsidR="004B40A4" w:rsidRPr="00612AD4">
        <w:rPr>
          <w:rFonts w:eastAsia="Arial" w:cs="Arial"/>
          <w:color w:val="000000" w:themeColor="text1"/>
          <w:sz w:val="22"/>
          <w:szCs w:val="22"/>
        </w:rPr>
        <w:t>secure,</w:t>
      </w:r>
      <w:r w:rsidRPr="00612AD4">
        <w:rPr>
          <w:rFonts w:eastAsia="Arial" w:cs="Arial"/>
          <w:color w:val="000000" w:themeColor="text1"/>
          <w:sz w:val="22"/>
          <w:szCs w:val="22"/>
        </w:rPr>
        <w:t xml:space="preserve"> and the stock market be more stable. </w:t>
      </w:r>
    </w:p>
    <w:p w14:paraId="6FEDE704" w14:textId="77777777" w:rsidR="001644AC" w:rsidRPr="00612AD4" w:rsidRDefault="001644AC" w:rsidP="001E0B26">
      <w:pPr>
        <w:spacing w:line="480" w:lineRule="auto"/>
        <w:jc w:val="both"/>
        <w:rPr>
          <w:sz w:val="22"/>
          <w:szCs w:val="22"/>
        </w:rPr>
      </w:pPr>
    </w:p>
    <w:p w14:paraId="339BBF5F" w14:textId="320F0ED9" w:rsidR="139B8998" w:rsidRDefault="139B8998" w:rsidP="0036013D">
      <w:pPr>
        <w:spacing w:line="480" w:lineRule="auto"/>
        <w:jc w:val="both"/>
        <w:rPr>
          <w:rFonts w:eastAsia="Arial" w:cs="Arial"/>
          <w:color w:val="000000" w:themeColor="text1"/>
          <w:sz w:val="22"/>
          <w:szCs w:val="22"/>
        </w:rPr>
      </w:pPr>
      <w:r w:rsidRPr="00612AD4">
        <w:rPr>
          <w:rFonts w:eastAsia="Arial" w:cs="Arial"/>
          <w:color w:val="000000" w:themeColor="text1"/>
          <w:sz w:val="22"/>
          <w:szCs w:val="22"/>
        </w:rPr>
        <w:t>Various detection systems to monitor abnormal stock price changes have been developed.</w:t>
      </w:r>
      <w:r w:rsidR="002463FF">
        <w:rPr>
          <w:rFonts w:eastAsia="Arial" w:cs="Arial"/>
          <w:color w:val="000000" w:themeColor="text1"/>
          <w:sz w:val="22"/>
          <w:szCs w:val="22"/>
        </w:rPr>
        <w:fldChar w:fldCharType="begin" w:fldLock="1"/>
      </w:r>
      <w:r w:rsidR="0029762D">
        <w:rPr>
          <w:rFonts w:eastAsia="Arial" w:cs="Arial"/>
          <w:color w:val="000000" w:themeColor="text1"/>
          <w:sz w:val="22"/>
          <w:szCs w:val="22"/>
        </w:rPr>
        <w:instrText>ADDIN CSL_CITATION {"citationItems":[{"id":"ITEM-1","itemData":{"DOI":"10.1016/j.eswa.2012.02.025","ISSN":"09574174","author":[{"dropping-particle":"","family":"Kim","given":"Yoonseong","non-dropping-particle":"","parse-names":false,"suffix":""},{"dropping-particle":"","family":"Sohn","given":"So Young","non-dropping-particle":"","parse-names":false,"suffix":""}],"container-title":"Expert Systems with Applications","id":"ITEM-1","issue":"10","issued":{"date-parts":[["2012","8"]]},"page":"8986-8992","title":"Stock fraud detection using peer group analysis","type":"article-journal","volume":"39"},"uris":["http://www.mendeley.com/documents/?uuid=740b8f37-1b81-4a53-ad79-cea0fe148831"]},{"id":"ITEM-2","itemData":{"DOI":"10.1109/DSAA.2015.7344856","ISBN":"978-1-4673-8272-4","author":[{"dropping-particle":"","family":"Golmohammadi","given":"Koosha","non-dropping-particle":"","parse-names":false,"suffix":""},{"dropping-particle":"","family":"Zaiane","given":"Osmar R.","non-dropping-particle":"","parse-names":false,"suffix":""}],"container-title":"2015 IEEE International Conference on Data Science and Advanced Analytics (DSAA)","id":"ITEM-2","issued":{"date-parts":[["2015","10"]]},"page":"1-10","publisher":"IEEE","title":"Time series contextual anomaly detection for detecting market manipulation in stock market","type":"paper-conference"},"uris":["http://www.mendeley.com/documents/?uuid=f649a5a1-840d-4403-b703-1980dc2f4809"]}],"mendeley":{"formattedCitation":"&lt;sup&gt;2,3&lt;/sup&gt;","plainTextFormattedCitation":"2,3","previouslyFormattedCitation":"&lt;sup&gt;2,3&lt;/sup&gt;"},"properties":{"noteIndex":0},"schema":"https://github.com/citation-style-language/schema/raw/master/csl-citation.json"}</w:instrText>
      </w:r>
      <w:r w:rsidR="002463FF">
        <w:rPr>
          <w:rFonts w:eastAsia="Arial" w:cs="Arial"/>
          <w:color w:val="000000" w:themeColor="text1"/>
          <w:sz w:val="22"/>
          <w:szCs w:val="22"/>
        </w:rPr>
        <w:fldChar w:fldCharType="separate"/>
      </w:r>
      <w:r w:rsidR="002463FF" w:rsidRPr="002463FF">
        <w:rPr>
          <w:rFonts w:eastAsia="Arial" w:cs="Arial"/>
          <w:noProof/>
          <w:color w:val="000000" w:themeColor="text1"/>
          <w:sz w:val="22"/>
          <w:szCs w:val="22"/>
          <w:vertAlign w:val="superscript"/>
        </w:rPr>
        <w:t>2,3</w:t>
      </w:r>
      <w:r w:rsidR="002463FF">
        <w:rPr>
          <w:rFonts w:eastAsia="Arial" w:cs="Arial"/>
          <w:color w:val="000000" w:themeColor="text1"/>
          <w:sz w:val="22"/>
          <w:szCs w:val="22"/>
        </w:rPr>
        <w:fldChar w:fldCharType="end"/>
      </w:r>
      <w:r w:rsidRPr="00612AD4">
        <w:rPr>
          <w:rFonts w:eastAsia="Arial" w:cs="Arial"/>
          <w:color w:val="000000" w:themeColor="text1"/>
          <w:sz w:val="22"/>
          <w:szCs w:val="22"/>
        </w:rPr>
        <w:t xml:space="preserve"> Previously, most of the detection methods rely on a prediction-based method or </w:t>
      </w:r>
      <w:r w:rsidRPr="008B74AC">
        <w:rPr>
          <w:rFonts w:eastAsia="Arial" w:cs="Arial"/>
          <w:color w:val="000000" w:themeColor="text1"/>
          <w:sz w:val="22"/>
          <w:szCs w:val="22"/>
        </w:rPr>
        <w:t>rule-based</w:t>
      </w:r>
      <w:r w:rsidRPr="00612AD4">
        <w:rPr>
          <w:rFonts w:eastAsia="Arial" w:cs="Arial"/>
          <w:color w:val="000000" w:themeColor="text1"/>
          <w:sz w:val="22"/>
          <w:szCs w:val="22"/>
        </w:rPr>
        <w:t xml:space="preserve"> method. Since mid-1997, the National Association of Securities Dealers (NASD) in the United States developed Advanced Detection </w:t>
      </w:r>
      <w:r w:rsidRPr="00E25C98">
        <w:rPr>
          <w:rFonts w:eastAsia="Arial" w:cs="Arial"/>
          <w:color w:val="000000" w:themeColor="text1"/>
          <w:sz w:val="22"/>
          <w:szCs w:val="22"/>
        </w:rPr>
        <w:t>System (ADS)</w:t>
      </w:r>
      <w:r w:rsidRPr="00612AD4">
        <w:rPr>
          <w:rFonts w:eastAsia="Arial" w:cs="Arial"/>
          <w:color w:val="000000" w:themeColor="text1"/>
          <w:sz w:val="22"/>
          <w:szCs w:val="22"/>
        </w:rPr>
        <w:t xml:space="preserve"> that has been used to monitor trades and quotations in the NASDAQ stock market.</w:t>
      </w:r>
      <w:r w:rsidR="0029762D">
        <w:rPr>
          <w:rFonts w:eastAsia="Arial" w:cs="Arial"/>
          <w:color w:val="000000" w:themeColor="text1"/>
          <w:sz w:val="22"/>
          <w:szCs w:val="22"/>
        </w:rPr>
        <w:fldChar w:fldCharType="begin" w:fldLock="1"/>
      </w:r>
      <w:r w:rsidR="0029762D">
        <w:rPr>
          <w:rFonts w:eastAsia="Arial" w:cs="Arial"/>
          <w:color w:val="000000" w:themeColor="text1"/>
          <w:sz w:val="22"/>
          <w:szCs w:val="22"/>
        </w:rPr>
        <w:instrText>ADDIN CSL_CITATION {"citationItems":[{"id":"ITEM-1","itemData":{"DOI":"10.1016/j.eswa.2012.02.025","ISSN":"09574174","author":[{"dropping-particle":"","family":"Kim","given":"Yoonseong","non-dropping-particle":"","parse-names":false,"suffix":""},{"dropping-particle":"","family":"Sohn","given":"So Young","non-dropping-particle":"","parse-names":false,"suffix":""}],"container-title":"Expert Systems with Applications","id":"ITEM-1","issue":"10","issued":{"date-parts":[["2012","8"]]},"page":"8986-8992","title":"Stock fraud detection using peer group analysis","type":"article-journal","volume":"39"},"uris":["http://www.mendeley.com/documents/?uuid=740b8f37-1b81-4a53-ad79-cea0fe148831"]}],"mendeley":{"formattedCitation":"&lt;sup&gt;2&lt;/sup&gt;","plainTextFormattedCitation":"2"},"properties":{"noteIndex":0},"schema":"https://github.com/citation-style-language/schema/raw/master/csl-citation.json"}</w:instrText>
      </w:r>
      <w:r w:rsidR="0029762D">
        <w:rPr>
          <w:rFonts w:eastAsia="Arial" w:cs="Arial"/>
          <w:color w:val="000000" w:themeColor="text1"/>
          <w:sz w:val="22"/>
          <w:szCs w:val="22"/>
        </w:rPr>
        <w:fldChar w:fldCharType="separate"/>
      </w:r>
      <w:r w:rsidR="0029762D" w:rsidRPr="0029762D">
        <w:rPr>
          <w:rFonts w:eastAsia="Arial" w:cs="Arial"/>
          <w:noProof/>
          <w:color w:val="000000" w:themeColor="text1"/>
          <w:sz w:val="22"/>
          <w:szCs w:val="22"/>
          <w:vertAlign w:val="superscript"/>
        </w:rPr>
        <w:t>2</w:t>
      </w:r>
      <w:r w:rsidR="0029762D">
        <w:rPr>
          <w:rFonts w:eastAsia="Arial" w:cs="Arial"/>
          <w:color w:val="000000" w:themeColor="text1"/>
          <w:sz w:val="22"/>
          <w:szCs w:val="22"/>
        </w:rPr>
        <w:fldChar w:fldCharType="end"/>
      </w:r>
      <w:r w:rsidR="002463FF">
        <w:rPr>
          <w:rFonts w:eastAsia="Arial" w:cs="Arial"/>
          <w:color w:val="000000" w:themeColor="text1"/>
          <w:sz w:val="22"/>
          <w:szCs w:val="22"/>
        </w:rPr>
        <w:t xml:space="preserve"> </w:t>
      </w:r>
      <w:r w:rsidRPr="00612AD4">
        <w:rPr>
          <w:rFonts w:eastAsia="Arial" w:cs="Arial"/>
          <w:color w:val="000000" w:themeColor="text1"/>
          <w:sz w:val="22"/>
          <w:szCs w:val="22"/>
        </w:rPr>
        <w:t>The ADS uses two pattern matches to detect abnormal behaviors. The system relies on a rule matcher, which detects predefined suspicious behaviors, and a time-sequence matcher, which looks for temporal relationships between events that exist in a potential violation pattern.</w:t>
      </w:r>
    </w:p>
    <w:p w14:paraId="06B971C1" w14:textId="77777777" w:rsidR="00DE4718" w:rsidRPr="00612AD4" w:rsidRDefault="00DE4718" w:rsidP="0036013D">
      <w:pPr>
        <w:spacing w:line="480" w:lineRule="auto"/>
        <w:jc w:val="both"/>
        <w:rPr>
          <w:sz w:val="22"/>
          <w:szCs w:val="22"/>
        </w:rPr>
      </w:pPr>
    </w:p>
    <w:p w14:paraId="37614DC6" w14:textId="77777777" w:rsidR="00E77962" w:rsidRDefault="139B8998" w:rsidP="00E77962">
      <w:pPr>
        <w:spacing w:line="480" w:lineRule="auto"/>
        <w:jc w:val="both"/>
        <w:rPr>
          <w:rFonts w:eastAsia="Arial" w:cs="Arial"/>
          <w:color w:val="000000" w:themeColor="text1"/>
          <w:sz w:val="22"/>
          <w:szCs w:val="22"/>
        </w:rPr>
      </w:pPr>
      <w:r w:rsidRPr="00612AD4">
        <w:rPr>
          <w:rFonts w:eastAsia="Arial" w:cs="Arial"/>
          <w:color w:val="000000" w:themeColor="text1"/>
          <w:sz w:val="22"/>
          <w:szCs w:val="22"/>
        </w:rPr>
        <w:t>According to Time Series Contextual Anomaly Detection for Detecting Market Manipulation in Stock Market, the author proposed Contextual Anomaly Detection (CAD) method, which aims to use</w:t>
      </w:r>
      <w:r w:rsidRPr="00612AD4">
        <w:rPr>
          <w:rFonts w:eastAsia="Arial" w:cs="Arial"/>
          <w:color w:val="000000" w:themeColor="text1"/>
          <w:sz w:val="22"/>
          <w:szCs w:val="22"/>
          <w:highlight w:val="yellow"/>
        </w:rPr>
        <w:t xml:space="preserve"> </w:t>
      </w:r>
      <w:r w:rsidRPr="00CD4C20">
        <w:rPr>
          <w:rFonts w:eastAsia="Arial" w:cs="Arial"/>
          <w:color w:val="000000" w:themeColor="text1"/>
          <w:sz w:val="22"/>
          <w:szCs w:val="22"/>
        </w:rPr>
        <w:t xml:space="preserve">unsupervised way to exploit the behavior of similar time series to predict the expected values. The biggest problem of such a method is its lack of precision and accuracy </w:t>
      </w:r>
      <w:r w:rsidRPr="00612AD4">
        <w:rPr>
          <w:rFonts w:eastAsia="Arial" w:cs="Arial"/>
          <w:color w:val="000000" w:themeColor="text1"/>
          <w:sz w:val="22"/>
          <w:szCs w:val="22"/>
        </w:rPr>
        <w:t xml:space="preserve">of the result due to unknown and </w:t>
      </w:r>
      <w:r w:rsidR="00CD4C20" w:rsidRPr="00612AD4">
        <w:rPr>
          <w:rFonts w:eastAsia="Arial" w:cs="Arial"/>
          <w:color w:val="000000" w:themeColor="text1"/>
          <w:sz w:val="22"/>
          <w:szCs w:val="22"/>
        </w:rPr>
        <w:t>unlabeled</w:t>
      </w:r>
      <w:r w:rsidRPr="00612AD4">
        <w:rPr>
          <w:rFonts w:eastAsia="Arial" w:cs="Arial"/>
          <w:color w:val="000000" w:themeColor="text1"/>
          <w:sz w:val="22"/>
          <w:szCs w:val="22"/>
        </w:rPr>
        <w:t xml:space="preserve"> data. It generally has a recall about 7%.</w:t>
      </w:r>
      <w:r w:rsidR="00534EA3" w:rsidRPr="00612AD4">
        <w:rPr>
          <w:rFonts w:eastAsia="Arial" w:cs="Arial"/>
          <w:color w:val="000000" w:themeColor="text1"/>
          <w:sz w:val="22"/>
          <w:szCs w:val="22"/>
        </w:rPr>
        <w:fldChar w:fldCharType="begin" w:fldLock="1"/>
      </w:r>
      <w:r w:rsidR="0029762D">
        <w:rPr>
          <w:rFonts w:eastAsia="Arial" w:cs="Arial"/>
          <w:color w:val="000000" w:themeColor="text1"/>
          <w:sz w:val="22"/>
          <w:szCs w:val="22"/>
        </w:rPr>
        <w:instrText>ADDIN CSL_CITATION {"citationItems":[{"id":"ITEM-1","itemData":{"DOI":"10.1109/DSAA.2015.7344856","ISBN":"978-1-4673-8272-4","author":[{"dropping-particle":"","family":"Golmohammadi","given":"Koosha","non-dropping-particle":"","parse-names":false,"suffix":""},{"dropping-particle":"","family":"Zaiane","given":"Osmar R.","non-dropping-particle":"","parse-names":false,"suffix":""}],"container-title":"2015 IEEE International Conference on Data Science and Advanced Analytics (DSAA)","id":"ITEM-1","issued":{"date-parts":[["2015","10"]]},"page":"1-10","publisher":"IEEE","title":"Time series contextual anomaly detection for detecting market manipulation in stock market","type":"paper-conference"},"uris":["http://www.mendeley.com/documents/?uuid=f649a5a1-840d-4403-b703-1980dc2f4809"]}],"mendeley":{"formattedCitation":"&lt;sup&gt;3&lt;/sup&gt;","plainTextFormattedCitation":"3","previouslyFormattedCitation":"&lt;sup&gt;3&lt;/sup&gt;"},"properties":{"noteIndex":0},"schema":"https://github.com/citation-style-language/schema/raw/master/csl-citation.json"}</w:instrText>
      </w:r>
      <w:r w:rsidR="00534EA3" w:rsidRPr="00612AD4">
        <w:rPr>
          <w:rFonts w:eastAsia="Arial" w:cs="Arial"/>
          <w:color w:val="000000" w:themeColor="text1"/>
          <w:sz w:val="22"/>
          <w:szCs w:val="22"/>
        </w:rPr>
        <w:fldChar w:fldCharType="separate"/>
      </w:r>
      <w:r w:rsidR="002463FF" w:rsidRPr="002463FF">
        <w:rPr>
          <w:rFonts w:eastAsia="Arial" w:cs="Arial"/>
          <w:noProof/>
          <w:color w:val="000000" w:themeColor="text1"/>
          <w:sz w:val="22"/>
          <w:szCs w:val="22"/>
          <w:vertAlign w:val="superscript"/>
        </w:rPr>
        <w:t>3</w:t>
      </w:r>
      <w:r w:rsidR="00534EA3" w:rsidRPr="00612AD4">
        <w:rPr>
          <w:rFonts w:eastAsia="Arial" w:cs="Arial"/>
          <w:color w:val="000000" w:themeColor="text1"/>
          <w:sz w:val="22"/>
          <w:szCs w:val="22"/>
        </w:rPr>
        <w:fldChar w:fldCharType="end"/>
      </w:r>
    </w:p>
    <w:p w14:paraId="7B67B500" w14:textId="29EFAACA" w:rsidR="000830A8" w:rsidRDefault="000830A8" w:rsidP="00E77962">
      <w:pPr>
        <w:spacing w:line="480" w:lineRule="auto"/>
        <w:jc w:val="both"/>
        <w:rPr>
          <w:sz w:val="22"/>
          <w:szCs w:val="22"/>
        </w:rPr>
      </w:pPr>
    </w:p>
    <w:p w14:paraId="1DBA1470" w14:textId="5424E3B3" w:rsidR="007E3CEE" w:rsidRPr="005940F4" w:rsidRDefault="007E3CEE" w:rsidP="00E77962">
      <w:pPr>
        <w:spacing w:line="480" w:lineRule="auto"/>
        <w:jc w:val="both"/>
        <w:rPr>
          <w:rFonts w:eastAsia="Arial" w:cs="Arial"/>
          <w:color w:val="000000" w:themeColor="text1"/>
          <w:sz w:val="22"/>
          <w:szCs w:val="22"/>
        </w:rPr>
      </w:pPr>
      <w:r w:rsidRPr="00E42AA3">
        <w:lastRenderedPageBreak/>
        <w:t>we proposed a deep learning model that can learn the historical trend from previous traded stocks prices and make predictions automatically</w:t>
      </w:r>
      <w:r w:rsidR="005940F4">
        <w:rPr>
          <w:rFonts w:eastAsia="Arial" w:cs="Arial"/>
          <w:color w:val="000000" w:themeColor="text1"/>
          <w:sz w:val="22"/>
          <w:szCs w:val="22"/>
        </w:rPr>
        <w:t>. Our method will introduce a way of automatically flag anomaly stock price and volume change mechanism in Chinese stock market.</w:t>
      </w:r>
    </w:p>
    <w:p w14:paraId="7BB53E68" w14:textId="77777777" w:rsidR="007E3CEE" w:rsidRDefault="007E3CEE" w:rsidP="00E77962">
      <w:pPr>
        <w:spacing w:line="480" w:lineRule="auto"/>
        <w:jc w:val="both"/>
        <w:rPr>
          <w:rFonts w:eastAsia="Arial" w:cs="Arial"/>
          <w:b/>
          <w:bCs/>
          <w:color w:val="000000" w:themeColor="text1"/>
          <w:sz w:val="22"/>
          <w:szCs w:val="22"/>
        </w:rPr>
      </w:pPr>
    </w:p>
    <w:p w14:paraId="113AC76A" w14:textId="06AED1DA" w:rsidR="139B8998" w:rsidRPr="00E77962" w:rsidRDefault="139B8998" w:rsidP="00E77962">
      <w:pPr>
        <w:spacing w:line="480" w:lineRule="auto"/>
        <w:jc w:val="both"/>
        <w:rPr>
          <w:rFonts w:eastAsia="Arial" w:cs="Arial"/>
          <w:color w:val="000000" w:themeColor="text1"/>
          <w:sz w:val="22"/>
          <w:szCs w:val="22"/>
        </w:rPr>
      </w:pPr>
      <w:r w:rsidRPr="00612AD4">
        <w:rPr>
          <w:rFonts w:eastAsia="Arial" w:cs="Arial"/>
          <w:b/>
          <w:bCs/>
          <w:color w:val="000000" w:themeColor="text1"/>
          <w:sz w:val="22"/>
          <w:szCs w:val="22"/>
        </w:rPr>
        <w:t>2. Dataset:</w:t>
      </w:r>
    </w:p>
    <w:p w14:paraId="4CB5770D" w14:textId="77777777" w:rsidR="001B1AD0" w:rsidRDefault="139B8998" w:rsidP="00313EC1">
      <w:pPr>
        <w:spacing w:line="480" w:lineRule="auto"/>
        <w:jc w:val="both"/>
        <w:rPr>
          <w:rFonts w:eastAsia="Arial" w:cs="Arial"/>
          <w:color w:val="000000" w:themeColor="text1"/>
          <w:sz w:val="22"/>
          <w:szCs w:val="22"/>
        </w:rPr>
      </w:pPr>
      <w:r w:rsidRPr="00612AD4">
        <w:rPr>
          <w:rFonts w:eastAsia="Arial" w:cs="Arial"/>
          <w:color w:val="000000" w:themeColor="text1"/>
          <w:sz w:val="22"/>
          <w:szCs w:val="22"/>
        </w:rPr>
        <w:t xml:space="preserve">We analyzed </w:t>
      </w:r>
      <w:r w:rsidRPr="00612AD4">
        <w:rPr>
          <w:rFonts w:eastAsia="Arial" w:cs="Arial"/>
          <w:b/>
          <w:bCs/>
          <w:color w:val="000000" w:themeColor="text1"/>
          <w:sz w:val="22"/>
          <w:szCs w:val="22"/>
        </w:rPr>
        <w:t>13</w:t>
      </w:r>
      <w:r w:rsidRPr="00612AD4">
        <w:rPr>
          <w:rFonts w:eastAsia="Arial" w:cs="Arial"/>
          <w:color w:val="000000" w:themeColor="text1"/>
          <w:sz w:val="22"/>
          <w:szCs w:val="22"/>
        </w:rPr>
        <w:t xml:space="preserve"> stocks in total, including companies that become listed in Shanghai and Shenzhen Stock exchanges. We gathered these data from dataset YouKuang</w:t>
      </w:r>
      <w:r w:rsidR="00562FE0" w:rsidRPr="001B1AD0">
        <w:rPr>
          <w:rFonts w:eastAsia="Arial" w:cs="Arial"/>
          <w:color w:val="000000" w:themeColor="text1"/>
          <w:sz w:val="22"/>
          <w:szCs w:val="22"/>
        </w:rPr>
        <w:fldChar w:fldCharType="begin" w:fldLock="1"/>
      </w:r>
      <w:r w:rsidR="0029762D" w:rsidRPr="001B1AD0">
        <w:rPr>
          <w:rFonts w:eastAsia="Arial" w:cs="Arial"/>
          <w:color w:val="000000" w:themeColor="text1"/>
          <w:sz w:val="22"/>
          <w:szCs w:val="22"/>
        </w:rPr>
        <w:instrText>ADDIN CSL_CITATION {"citationItems":[{"id":"ITEM-1","itemData":{"container-title":"https://uqer.datayes.com/","id":"ITEM-1","issued":{"date-parts":[["2020"]]},"title":"QUER","type":"webpage"},"uris":["http://www.mendeley.com/documents/?uuid=53e79247-3510-46e6-b247-e607946f046a"]}],"mendeley":{"formattedCitation":"&lt;sup&gt;4&lt;/sup&gt;","plainTextFormattedCitation":"4","previouslyFormattedCitation":"&lt;sup&gt;4&lt;/sup&gt;"},"properties":{"noteIndex":0},"schema":"https://github.com/citation-style-language/schema/raw/master/csl-citation.json"}</w:instrText>
      </w:r>
      <w:r w:rsidR="00562FE0" w:rsidRPr="001B1AD0">
        <w:rPr>
          <w:rFonts w:eastAsia="Arial" w:cs="Arial"/>
          <w:color w:val="000000" w:themeColor="text1"/>
          <w:sz w:val="22"/>
          <w:szCs w:val="22"/>
        </w:rPr>
        <w:fldChar w:fldCharType="separate"/>
      </w:r>
      <w:r w:rsidR="002463FF" w:rsidRPr="001B1AD0">
        <w:rPr>
          <w:rFonts w:eastAsia="Arial" w:cs="Arial"/>
          <w:noProof/>
          <w:color w:val="000000" w:themeColor="text1"/>
          <w:sz w:val="22"/>
          <w:szCs w:val="22"/>
          <w:vertAlign w:val="superscript"/>
        </w:rPr>
        <w:t>4</w:t>
      </w:r>
      <w:r w:rsidR="00562FE0" w:rsidRPr="001B1AD0">
        <w:rPr>
          <w:rFonts w:eastAsia="Arial" w:cs="Arial"/>
          <w:color w:val="000000" w:themeColor="text1"/>
          <w:sz w:val="22"/>
          <w:szCs w:val="22"/>
        </w:rPr>
        <w:fldChar w:fldCharType="end"/>
      </w:r>
      <w:r w:rsidRPr="00612AD4">
        <w:rPr>
          <w:rFonts w:eastAsia="Arial" w:cs="Arial"/>
          <w:color w:val="000000" w:themeColor="text1"/>
          <w:sz w:val="22"/>
          <w:szCs w:val="22"/>
        </w:rPr>
        <w:t xml:space="preserve">, using codes such as </w:t>
      </w:r>
    </w:p>
    <w:p w14:paraId="1C204802" w14:textId="0D531431" w:rsidR="001B1AD0" w:rsidRDefault="139B8998" w:rsidP="00B8761D">
      <w:pPr>
        <w:spacing w:line="480" w:lineRule="auto"/>
        <w:ind w:left="567" w:right="567"/>
        <w:jc w:val="both"/>
        <w:rPr>
          <w:rFonts w:eastAsia="Arial" w:cs="Arial"/>
          <w:color w:val="000000" w:themeColor="text1"/>
          <w:sz w:val="22"/>
          <w:szCs w:val="22"/>
        </w:rPr>
      </w:pPr>
      <w:r w:rsidRPr="001B1AD0">
        <w:rPr>
          <w:rFonts w:ascii="Courier" w:eastAsia="Arial" w:hAnsi="Courier" w:cs="Arial"/>
          <w:color w:val="000000" w:themeColor="text1"/>
          <w:sz w:val="22"/>
          <w:szCs w:val="22"/>
        </w:rPr>
        <w:t>DataAPI.MktEqudGet(secID=u600448.XSHG</w:t>
      </w:r>
      <w:proofErr w:type="gramStart"/>
      <w:r w:rsidRPr="001B1AD0">
        <w:rPr>
          <w:rFonts w:ascii="Courier" w:eastAsia="Arial" w:hAnsi="Courier" w:cs="Arial"/>
          <w:color w:val="000000" w:themeColor="text1"/>
          <w:sz w:val="22"/>
          <w:szCs w:val="22"/>
        </w:rPr>
        <w:t>",beginDate</w:t>
      </w:r>
      <w:proofErr w:type="gramEnd"/>
      <w:r w:rsidRPr="001B1AD0">
        <w:rPr>
          <w:rFonts w:ascii="Courier" w:eastAsia="Arial" w:hAnsi="Courier" w:cs="Arial"/>
          <w:color w:val="000000" w:themeColor="text1"/>
          <w:sz w:val="22"/>
          <w:szCs w:val="22"/>
        </w:rPr>
        <w:t>=u"20150101",endDate=u"",field=u"",pandas="1")</w:t>
      </w:r>
    </w:p>
    <w:p w14:paraId="1B3E1382" w14:textId="284EA115" w:rsidR="139B8998" w:rsidRDefault="139B8998" w:rsidP="000056E1">
      <w:pPr>
        <w:spacing w:line="480" w:lineRule="auto"/>
        <w:jc w:val="both"/>
        <w:rPr>
          <w:sz w:val="22"/>
          <w:szCs w:val="22"/>
        </w:rPr>
      </w:pPr>
      <w:r w:rsidRPr="00612AD4">
        <w:rPr>
          <w:rFonts w:eastAsia="Arial" w:cs="Arial"/>
          <w:color w:val="000000" w:themeColor="text1"/>
          <w:sz w:val="22"/>
          <w:szCs w:val="22"/>
        </w:rPr>
        <w:t xml:space="preserve">, and saving data in the form of CSV for further analysis. Besides, we recorded the Open, Close Price, Turnover Value, Deal Amount, </w:t>
      </w:r>
      <w:proofErr w:type="spellStart"/>
      <w:r w:rsidRPr="00612AD4">
        <w:rPr>
          <w:rFonts w:eastAsia="Arial" w:cs="Arial"/>
          <w:color w:val="000000" w:themeColor="text1"/>
          <w:sz w:val="22"/>
          <w:szCs w:val="22"/>
        </w:rPr>
        <w:t>etc</w:t>
      </w:r>
      <w:proofErr w:type="spellEnd"/>
      <w:r w:rsidRPr="00612AD4">
        <w:rPr>
          <w:rFonts w:eastAsia="Arial" w:cs="Arial"/>
          <w:color w:val="000000" w:themeColor="text1"/>
          <w:sz w:val="22"/>
          <w:szCs w:val="22"/>
        </w:rPr>
        <w:t xml:space="preserve"> of each stock from 2015 to 2020. </w:t>
      </w:r>
    </w:p>
    <w:p w14:paraId="6B865CD9" w14:textId="77777777" w:rsidR="000056E1" w:rsidRPr="00612AD4" w:rsidRDefault="000056E1" w:rsidP="000056E1">
      <w:pPr>
        <w:spacing w:line="480" w:lineRule="auto"/>
        <w:jc w:val="both"/>
        <w:rPr>
          <w:sz w:val="22"/>
          <w:szCs w:val="22"/>
        </w:rPr>
      </w:pPr>
    </w:p>
    <w:p w14:paraId="48468D8E" w14:textId="6B22FE1A" w:rsidR="139B8998" w:rsidRPr="00612AD4" w:rsidRDefault="139B8998" w:rsidP="0025633C">
      <w:pPr>
        <w:spacing w:line="480" w:lineRule="auto"/>
        <w:jc w:val="both"/>
        <w:rPr>
          <w:sz w:val="22"/>
          <w:szCs w:val="22"/>
        </w:rPr>
      </w:pPr>
      <w:r w:rsidRPr="00612AD4">
        <w:rPr>
          <w:rFonts w:eastAsia="Arial" w:cs="Arial"/>
          <w:color w:val="000000" w:themeColor="text1"/>
          <w:sz w:val="22"/>
          <w:szCs w:val="22"/>
        </w:rPr>
        <w:t xml:space="preserve">Data is </w:t>
      </w:r>
      <w:r w:rsidR="000056E1">
        <w:rPr>
          <w:rFonts w:eastAsia="Arial" w:cs="Arial"/>
          <w:color w:val="000000" w:themeColor="text1"/>
          <w:sz w:val="22"/>
          <w:szCs w:val="22"/>
        </w:rPr>
        <w:t>split</w:t>
      </w:r>
      <w:r w:rsidRPr="00612AD4">
        <w:rPr>
          <w:rFonts w:eastAsia="Arial" w:cs="Arial"/>
          <w:color w:val="000000" w:themeColor="text1"/>
          <w:sz w:val="22"/>
          <w:szCs w:val="22"/>
        </w:rPr>
        <w:t xml:space="preserve"> into training and testing data according to the ‘</w:t>
      </w:r>
      <w:proofErr w:type="spellStart"/>
      <w:r w:rsidRPr="00612AD4">
        <w:rPr>
          <w:rFonts w:eastAsia="Arial" w:cs="Arial"/>
          <w:color w:val="000000" w:themeColor="text1"/>
          <w:sz w:val="22"/>
          <w:szCs w:val="22"/>
        </w:rPr>
        <w:t>tradeDate</w:t>
      </w:r>
      <w:proofErr w:type="spellEnd"/>
      <w:r w:rsidRPr="00612AD4">
        <w:rPr>
          <w:rFonts w:eastAsia="Arial" w:cs="Arial"/>
          <w:color w:val="000000" w:themeColor="text1"/>
          <w:sz w:val="22"/>
          <w:szCs w:val="22"/>
        </w:rPr>
        <w:t>’, where it starts from 2015/01/05 to 2019/12/31. The trading date range is 1219 days, where we set days = 1000 as the split. The first 1000 days are set to training data, and the last 219 days are validating data.</w:t>
      </w:r>
    </w:p>
    <w:p w14:paraId="18AE348C" w14:textId="36E6100B" w:rsidR="001D20B7" w:rsidRPr="001D20B7" w:rsidRDefault="139B8998" w:rsidP="00B966A9">
      <w:pPr>
        <w:spacing w:line="480" w:lineRule="auto"/>
        <w:jc w:val="center"/>
        <w:rPr>
          <w:rFonts w:ascii="微软雅黑" w:eastAsia="微软雅黑" w:hAnsi="微软雅黑" w:cs="微软雅黑"/>
          <w:sz w:val="22"/>
          <w:szCs w:val="22"/>
        </w:rPr>
      </w:pPr>
      <w:r w:rsidRPr="00A02E70">
        <w:rPr>
          <w:rFonts w:eastAsia="Arial" w:cs="Arial"/>
          <w:color w:val="000000" w:themeColor="text1"/>
          <w:sz w:val="22"/>
          <w:szCs w:val="22"/>
        </w:rPr>
        <w:t>Table 1. Example columns of dataset.</w:t>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693"/>
        <w:gridCol w:w="693"/>
        <w:gridCol w:w="693"/>
        <w:gridCol w:w="694"/>
        <w:gridCol w:w="694"/>
        <w:gridCol w:w="694"/>
        <w:gridCol w:w="694"/>
        <w:gridCol w:w="694"/>
        <w:gridCol w:w="694"/>
        <w:gridCol w:w="694"/>
        <w:gridCol w:w="694"/>
        <w:gridCol w:w="694"/>
        <w:gridCol w:w="685"/>
      </w:tblGrid>
      <w:tr w:rsidR="00DD793F" w:rsidRPr="001D20B7" w14:paraId="12D9AB61"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E22A238"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secID</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41B6237F" w14:textId="77777777" w:rsidR="001D20B7" w:rsidRPr="001D20B7" w:rsidRDefault="001D20B7" w:rsidP="00DD793F">
            <w:pPr>
              <w:snapToGrid w:val="0"/>
              <w:contextualSpacing/>
              <w:jc w:val="center"/>
              <w:rPr>
                <w:sz w:val="11"/>
                <w:szCs w:val="11"/>
              </w:rPr>
            </w:pPr>
            <w:r w:rsidRPr="001D20B7">
              <w:rPr>
                <w:rFonts w:ascii="Arial" w:hAnsi="Arial" w:cs="Arial"/>
                <w:b/>
                <w:bCs/>
                <w:color w:val="000000"/>
                <w:sz w:val="11"/>
                <w:szCs w:val="11"/>
              </w:rPr>
              <w:t>ticker</w:t>
            </w:r>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37CA15F"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secShortName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F477202"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exchangeCD</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2ED8EEB"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tradeDate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7E909F30"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preClosePrice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D380221"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actPreClosePrice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38B6720C"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openPrice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4A4209D4"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highestPrice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27FF131"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lowestPrice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154C335"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closePrice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BD1C35D"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turnoverVol</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9408AF9"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turnoverValue</w:t>
            </w:r>
            <w:proofErr w:type="spellEnd"/>
          </w:p>
        </w:tc>
      </w:tr>
      <w:tr w:rsidR="00DD793F" w:rsidRPr="001D20B7" w14:paraId="43E89617"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90577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3777487"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BE16CA" w14:textId="77777777" w:rsidR="001D20B7" w:rsidRPr="001D20B7" w:rsidRDefault="001D20B7" w:rsidP="00DD793F">
            <w:pPr>
              <w:snapToGrid w:val="0"/>
              <w:contextualSpacing/>
              <w:jc w:val="center"/>
              <w:rPr>
                <w:sz w:val="11"/>
                <w:szCs w:val="11"/>
              </w:rPr>
            </w:pPr>
            <w:r w:rsidRPr="001D20B7">
              <w:rPr>
                <w:rFonts w:ascii="微软雅黑" w:eastAsia="微软雅黑" w:hAnsi="微软雅黑" w:cs="微软雅黑"/>
                <w:color w:val="000000"/>
                <w:sz w:val="11"/>
                <w:szCs w:val="11"/>
              </w:rPr>
              <w:t>浦发银行</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7D229D"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A5DC1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2015-01-05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BF85BC2"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15.69</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E4E45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15.69</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17ABCC"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15.88</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826B009"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16.25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3C3DE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15.56</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20CC8C"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16.07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53DEB6"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513568709</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93F3B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8182820911</w:t>
            </w:r>
          </w:p>
        </w:tc>
      </w:tr>
      <w:tr w:rsidR="00DD793F" w:rsidRPr="001D20B7" w14:paraId="0B6F1552"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D2B8D0"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B08CFD7"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C1A4180" w14:textId="77777777" w:rsidR="001D20B7" w:rsidRPr="001D20B7" w:rsidRDefault="001D20B7" w:rsidP="00DD793F">
            <w:pPr>
              <w:snapToGrid w:val="0"/>
              <w:contextualSpacing/>
              <w:jc w:val="center"/>
              <w:rPr>
                <w:sz w:val="11"/>
                <w:szCs w:val="11"/>
              </w:rPr>
            </w:pPr>
            <w:r w:rsidRPr="001D20B7">
              <w:rPr>
                <w:rFonts w:ascii="微软雅黑" w:eastAsia="微软雅黑" w:hAnsi="微软雅黑" w:cs="微软雅黑"/>
                <w:color w:val="000000"/>
                <w:sz w:val="11"/>
                <w:szCs w:val="11"/>
              </w:rPr>
              <w:t>浦发银行</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4F8F8A"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4251EA"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2015-01-06</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4D3B00"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16.07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DD434B"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16.07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6B7B59"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67DCC6"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16.68</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8D70CB"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15.82</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A2D05EC"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16.13</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48F0F8"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511684535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5149D0"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8311084820</w:t>
            </w:r>
          </w:p>
        </w:tc>
      </w:tr>
      <w:tr w:rsidR="00DD793F" w:rsidRPr="001D20B7" w14:paraId="4898FFD9"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91ABC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76D118"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407896" w14:textId="77777777" w:rsidR="001D20B7" w:rsidRPr="001D20B7" w:rsidRDefault="001D20B7" w:rsidP="00DD793F">
            <w:pPr>
              <w:snapToGrid w:val="0"/>
              <w:contextualSpacing/>
              <w:jc w:val="center"/>
              <w:rPr>
                <w:sz w:val="11"/>
                <w:szCs w:val="11"/>
              </w:rPr>
            </w:pPr>
            <w:r w:rsidRPr="001D20B7">
              <w:rPr>
                <w:rFonts w:ascii="微软雅黑" w:eastAsia="微软雅黑" w:hAnsi="微软雅黑" w:cs="微软雅黑"/>
                <w:color w:val="000000"/>
                <w:sz w:val="11"/>
                <w:szCs w:val="11"/>
              </w:rPr>
              <w:t>浦发银行</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B5ED76D"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7B4EA3"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2015-01-07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84751D"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16.13</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8DD8B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16.13</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BEBB24"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15.9</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1E40CD"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16.17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A8C175"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15.53</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1255D5"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15.81</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373AC49"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385716820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7A5598B"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6114241100</w:t>
            </w:r>
          </w:p>
        </w:tc>
      </w:tr>
      <w:tr w:rsidR="00DD793F" w:rsidRPr="001D20B7" w14:paraId="402FB236"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9C05D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99EDE9"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4902CC" w14:textId="77777777" w:rsidR="001D20B7" w:rsidRPr="001D20B7" w:rsidRDefault="001D20B7" w:rsidP="00DD793F">
            <w:pPr>
              <w:snapToGrid w:val="0"/>
              <w:contextualSpacing/>
              <w:jc w:val="center"/>
              <w:rPr>
                <w:sz w:val="11"/>
                <w:szCs w:val="11"/>
              </w:rPr>
            </w:pPr>
            <w:r w:rsidRPr="001D20B7">
              <w:rPr>
                <w:rFonts w:ascii="微软雅黑" w:eastAsia="微软雅黑" w:hAnsi="微软雅黑" w:cs="微软雅黑"/>
                <w:color w:val="000000"/>
                <w:sz w:val="11"/>
                <w:szCs w:val="11"/>
              </w:rPr>
              <w:t>浦发银行</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3FD2F63"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0FDCA8"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2015-01-08</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90DDE5"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15.81</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9D4AE6"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15.81</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4F0F94"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715902D"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15.88</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148DCBA"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15.2</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487EE5"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15.25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F39014A"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330627172</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8F360FA"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5101310595</w:t>
            </w:r>
          </w:p>
        </w:tc>
      </w:tr>
      <w:tr w:rsidR="00DD793F" w:rsidRPr="001D20B7" w14:paraId="6A11A63B"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D490BF"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5C19BAB"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7DD660" w14:textId="77777777" w:rsidR="001D20B7" w:rsidRPr="001D20B7" w:rsidRDefault="001D20B7" w:rsidP="00DD793F">
            <w:pPr>
              <w:snapToGrid w:val="0"/>
              <w:contextualSpacing/>
              <w:jc w:val="center"/>
              <w:rPr>
                <w:sz w:val="11"/>
                <w:szCs w:val="11"/>
              </w:rPr>
            </w:pPr>
            <w:r w:rsidRPr="001D20B7">
              <w:rPr>
                <w:rFonts w:ascii="微软雅黑" w:eastAsia="微软雅黑" w:hAnsi="微软雅黑" w:cs="微软雅黑"/>
                <w:color w:val="000000"/>
                <w:sz w:val="11"/>
                <w:szCs w:val="11"/>
              </w:rPr>
              <w:t>浦发银行</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95EB6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75AA89"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2015-01-09</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1C1FD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15.25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FF2FD0"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15.25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DD9FFD4"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15.2</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F38238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16.25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7B7149C"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15.11</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9E6B2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15.43</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829AA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491999937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72E0F0"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7692348549</w:t>
            </w:r>
          </w:p>
        </w:tc>
      </w:tr>
    </w:tbl>
    <w:p w14:paraId="4931EA98" w14:textId="66B03466" w:rsidR="139B8998" w:rsidRPr="00612AD4" w:rsidRDefault="139B8998" w:rsidP="000243BC">
      <w:pPr>
        <w:spacing w:line="480" w:lineRule="auto"/>
        <w:rPr>
          <w:sz w:val="22"/>
          <w:szCs w:val="22"/>
        </w:rPr>
      </w:pPr>
    </w:p>
    <w:p w14:paraId="3DC1174D" w14:textId="496F8A30" w:rsidR="139B8998" w:rsidRPr="00612AD4" w:rsidRDefault="139B8998" w:rsidP="000243BC">
      <w:pPr>
        <w:spacing w:line="480" w:lineRule="auto"/>
        <w:rPr>
          <w:sz w:val="22"/>
          <w:szCs w:val="22"/>
        </w:rPr>
      </w:pPr>
      <w:r w:rsidRPr="00612AD4">
        <w:rPr>
          <w:rFonts w:eastAsia="Arial" w:cs="Arial"/>
          <w:b/>
          <w:bCs/>
          <w:color w:val="000000" w:themeColor="text1"/>
          <w:sz w:val="22"/>
          <w:szCs w:val="22"/>
        </w:rPr>
        <w:t>3. Methodology:</w:t>
      </w:r>
    </w:p>
    <w:p w14:paraId="29F6F4D0" w14:textId="530DF1F3" w:rsidR="139B8998" w:rsidRPr="00612AD4" w:rsidRDefault="139B8998" w:rsidP="000243BC">
      <w:pPr>
        <w:spacing w:line="480" w:lineRule="auto"/>
        <w:rPr>
          <w:sz w:val="22"/>
          <w:szCs w:val="22"/>
        </w:rPr>
      </w:pPr>
      <w:r w:rsidRPr="00612AD4">
        <w:rPr>
          <w:b/>
          <w:bCs/>
          <w:color w:val="000000" w:themeColor="text1"/>
          <w:sz w:val="22"/>
          <w:szCs w:val="22"/>
        </w:rPr>
        <w:lastRenderedPageBreak/>
        <w:t>3.1 Models</w:t>
      </w:r>
    </w:p>
    <w:p w14:paraId="172EA470" w14:textId="67B7E0AD" w:rsidR="139B8998" w:rsidRPr="00612AD4" w:rsidRDefault="139B8998" w:rsidP="00F11BDA">
      <w:pPr>
        <w:spacing w:line="480" w:lineRule="auto"/>
        <w:jc w:val="both"/>
        <w:rPr>
          <w:b/>
          <w:bCs/>
          <w:color w:val="000000" w:themeColor="text1"/>
          <w:sz w:val="22"/>
          <w:szCs w:val="22"/>
        </w:rPr>
      </w:pPr>
      <w:r w:rsidRPr="00612AD4">
        <w:rPr>
          <w:color w:val="000000" w:themeColor="text1"/>
          <w:sz w:val="22"/>
          <w:szCs w:val="22"/>
        </w:rPr>
        <w:t>The model is tested for 13 random selected stock tickers, where we slice the data using 1D conv method and used the data to feed into the LSTM model that can predict the time series of ‘</w:t>
      </w:r>
      <w:proofErr w:type="spellStart"/>
      <w:r w:rsidRPr="00612AD4">
        <w:rPr>
          <w:color w:val="000000" w:themeColor="text1"/>
          <w:sz w:val="22"/>
          <w:szCs w:val="22"/>
        </w:rPr>
        <w:t>stockPrice</w:t>
      </w:r>
      <w:proofErr w:type="spellEnd"/>
      <w:r w:rsidRPr="00612AD4">
        <w:rPr>
          <w:color w:val="000000" w:themeColor="text1"/>
          <w:sz w:val="22"/>
          <w:szCs w:val="22"/>
        </w:rPr>
        <w:t>’.</w:t>
      </w:r>
    </w:p>
    <w:p w14:paraId="2093B1DB" w14:textId="706194C5" w:rsidR="139B8998" w:rsidRPr="00612AD4" w:rsidRDefault="139B8998" w:rsidP="000243BC">
      <w:pPr>
        <w:spacing w:line="480" w:lineRule="auto"/>
        <w:rPr>
          <w:sz w:val="22"/>
          <w:szCs w:val="22"/>
        </w:rPr>
      </w:pPr>
      <w:r w:rsidRPr="00612AD4">
        <w:rPr>
          <w:b/>
          <w:bCs/>
          <w:color w:val="000000" w:themeColor="text1"/>
          <w:sz w:val="22"/>
          <w:szCs w:val="22"/>
        </w:rPr>
        <w:t>3.1.1 Conv1D-LSTM:</w:t>
      </w:r>
    </w:p>
    <w:p w14:paraId="5B509E38" w14:textId="36FFDA78" w:rsidR="139B8998" w:rsidRPr="00023233" w:rsidRDefault="139B8998" w:rsidP="004A2658">
      <w:pPr>
        <w:spacing w:line="480" w:lineRule="auto"/>
        <w:jc w:val="both"/>
        <w:rPr>
          <w:color w:val="000000" w:themeColor="text1"/>
          <w:sz w:val="22"/>
        </w:rPr>
      </w:pPr>
      <w:r w:rsidRPr="00090269">
        <w:rPr>
          <w:sz w:val="22"/>
          <w:szCs w:val="22"/>
        </w:rPr>
        <w:t>Conv1D-</w:t>
      </w:r>
      <w:r w:rsidRPr="006C5A18">
        <w:rPr>
          <w:color w:val="000000" w:themeColor="text1"/>
          <w:sz w:val="22"/>
          <w:szCs w:val="22"/>
        </w:rPr>
        <w:t>LSTM</w:t>
      </w:r>
      <w:r w:rsidR="006C5A18">
        <w:rPr>
          <w:color w:val="000000" w:themeColor="text1"/>
          <w:sz w:val="22"/>
          <w:szCs w:val="22"/>
        </w:rPr>
        <w:t xml:space="preserve"> model</w:t>
      </w:r>
      <w:r w:rsidRPr="00612AD4">
        <w:rPr>
          <w:color w:val="000000" w:themeColor="text1"/>
          <w:sz w:val="22"/>
          <w:szCs w:val="22"/>
        </w:rPr>
        <w:t xml:space="preserve"> is used to derive features from datasets, especially in </w:t>
      </w:r>
      <w:r w:rsidR="00127028">
        <w:rPr>
          <w:color w:val="000000" w:themeColor="text1"/>
          <w:sz w:val="22"/>
        </w:rPr>
        <w:t>t</w:t>
      </w:r>
      <w:r w:rsidRPr="00612AD4">
        <w:rPr>
          <w:color w:val="000000" w:themeColor="text1"/>
          <w:sz w:val="22"/>
          <w:szCs w:val="22"/>
        </w:rPr>
        <w:t>ime</w:t>
      </w:r>
      <w:r w:rsidR="00127028">
        <w:rPr>
          <w:color w:val="000000" w:themeColor="text1"/>
          <w:sz w:val="22"/>
        </w:rPr>
        <w:t xml:space="preserve"> s</w:t>
      </w:r>
      <w:r w:rsidRPr="00612AD4">
        <w:rPr>
          <w:color w:val="000000" w:themeColor="text1"/>
          <w:sz w:val="22"/>
          <w:szCs w:val="22"/>
        </w:rPr>
        <w:t>eries</w:t>
      </w:r>
      <w:r w:rsidR="00127028">
        <w:rPr>
          <w:color w:val="000000" w:themeColor="text1"/>
          <w:sz w:val="22"/>
        </w:rPr>
        <w:t xml:space="preserve"> data</w:t>
      </w:r>
      <w:r w:rsidR="00876484">
        <w:rPr>
          <w:color w:val="000000" w:themeColor="text1"/>
          <w:sz w:val="22"/>
          <w:szCs w:val="22"/>
        </w:rPr>
        <w:t>,</w:t>
      </w:r>
      <w:r w:rsidRPr="00612AD4">
        <w:rPr>
          <w:color w:val="000000" w:themeColor="text1"/>
          <w:sz w:val="22"/>
          <w:szCs w:val="22"/>
        </w:rPr>
        <w:t xml:space="preserve"> As </w:t>
      </w:r>
      <w:r w:rsidR="00876484">
        <w:rPr>
          <w:color w:val="000000" w:themeColor="text1"/>
          <w:sz w:val="22"/>
          <w:szCs w:val="22"/>
        </w:rPr>
        <w:t>shown</w:t>
      </w:r>
      <w:r w:rsidRPr="00612AD4">
        <w:rPr>
          <w:color w:val="000000" w:themeColor="text1"/>
          <w:sz w:val="22"/>
          <w:szCs w:val="22"/>
        </w:rPr>
        <w:t xml:space="preserve"> in </w:t>
      </w:r>
      <w:r w:rsidR="002B3E8B">
        <w:rPr>
          <w:color w:val="000000" w:themeColor="text1"/>
          <w:sz w:val="22"/>
        </w:rPr>
        <w:t>Figure 1.</w:t>
      </w:r>
      <w:r w:rsidR="00863E40" w:rsidRPr="00863E40">
        <w:rPr>
          <w:color w:val="000000" w:themeColor="text1"/>
          <w:sz w:val="22"/>
          <w:szCs w:val="22"/>
        </w:rPr>
        <w:t xml:space="preserve"> </w:t>
      </w:r>
      <w:r w:rsidR="00863E40">
        <w:rPr>
          <w:color w:val="000000" w:themeColor="text1"/>
          <w:sz w:val="22"/>
          <w:szCs w:val="22"/>
        </w:rPr>
        <w:fldChar w:fldCharType="begin" w:fldLock="1"/>
      </w:r>
      <w:r w:rsidR="0029762D">
        <w:rPr>
          <w:color w:val="000000" w:themeColor="text1"/>
          <w:sz w:val="22"/>
          <w:szCs w:val="22"/>
        </w:rPr>
        <w:instrText>ADDIN CSL_CITATION {"citationItems":[{"id":"ITEM-1","itemData":{"DOI":"10.11627/jkise.2020.43.2.120","ISSN":"2005-0461","author":[{"dropping-particle":"","family":"Park","given":"KyoungJong","non-dropping-particle":"","parse-names":false,"suffix":""}],"container-title":"Journal of Society of Korea Industrial and Systems Engineering","id":"ITEM-1","issue":"2","issued":{"date-parts":[["2020","6","30"]]},"page":"120-125","title":"Prediction of Tier in Supply Chain Using LSTM and Conv1D-LSTM","type":"article-journal","volume":"43"},"uris":["http://www.mendeley.com/documents/?uuid=f43014ec-c698-4b98-b5b1-bfba8af6b732"]},{"id":"ITEM-2","itemData":{"DOI":"10.1109/ICACAT.2018.8933791","ISBN":"978-1-5386-5367-8","author":[{"dropping-particle":"","family":"Jain","given":"Sneh","non-dropping-particle":"","parse-names":false,"suffix":""},{"dropping-particle":"","family":"Gupta","given":"Roopam","non-dropping-particle":"","parse-names":false,"suffix":""},{"dropping-particle":"","family":"Moghe","given":"Asmita A.","non-dropping-particle":"","parse-names":false,"suffix":""}],"container-title":"2018 International Conference on Advanced Computation and Telecommunication (ICACAT)","id":"ITEM-2","issued":{"date-parts":[["2018","12"]]},"page":"1-13","publisher":"IEEE","title":"Stock Price Prediction on Daily Stock Data using Deep Neural Networks","type":"paper-conference"},"uris":["http://www.mendeley.com/documents/?uuid=6fb7d9ec-f9b2-4f48-a302-1b8a8e522718"]},{"id":"ITEM-3","itemData":{"DOI":"10.1109/MILCOM47813.2019.9020895","ISBN":"978-1-7281-4280-7","author":[{"dropping-particle":"","family":"Kotteti","given":"Chandra Mouli Madhav","non-dropping-particle":"","parse-names":false,"suffix":""},{"dropping-particle":"","family":"Dong","given":"Xishuang","non-dropping-particle":"","parse-names":false,"suffix":""},{"dropping-particle":"","family":"Qian","given":"Lijun","non-dropping-particle":"","parse-names":false,"suffix":""}],"container-title":"MILCOM 2019 - 2019 IEEE Military Communications Conference (MILCOM)","id":"ITEM-3","issued":{"date-parts":[["2019","11"]]},"page":"1-7","publisher":"IEEE","title":"Rumor Detection on Time-Series of Tweets via Deep Learning","type":"paper-conference"},"uris":["http://www.mendeley.com/documents/?uuid=69061167-7229-45f5-95e2-6681b096f6e8"]},{"id":"ITEM-4","itemData":{"DOI":"10.1007/s13369-020-04782-2","ISSN":"2193-567X","author":[{"dropping-particle":"","family":"Polamuri","given":"Subba Rao","non-dropping-particle":"","parse-names":false,"suffix":""},{"dropping-particle":"","family":"Srinivas","given":"Kudipudi","non-dropping-particle":"","parse-names":false,"suffix":""},{"dropping-particle":"","family":"Mohan","given":"A. Krishna","non-dropping-particle":"","parse-names":false,"suffix":""}],"container-title":"Arabian Journal for Science and Engineering","id":"ITEM-4","issued":{"date-parts":[["2020","7","28"]]},"title":"Multi model-Based Hybrid Prediction Algorithm (MM-HPA) for Stock Market Prices Prediction Framework (SMPPF)","type":"article-journal"},"uris":["http://www.mendeley.com/documents/?uuid=96315c30-68c6-420e-920c-4248455be020"]}],"mendeley":{"formattedCitation":"&lt;sup&gt;5–8&lt;/sup&gt;","plainTextFormattedCitation":"5–8","previouslyFormattedCitation":"&lt;sup&gt;5–8&lt;/sup&gt;"},"properties":{"noteIndex":0},"schema":"https://github.com/citation-style-language/schema/raw/master/csl-citation.json"}</w:instrText>
      </w:r>
      <w:r w:rsidR="00863E40">
        <w:rPr>
          <w:color w:val="000000" w:themeColor="text1"/>
          <w:sz w:val="22"/>
          <w:szCs w:val="22"/>
        </w:rPr>
        <w:fldChar w:fldCharType="separate"/>
      </w:r>
      <w:r w:rsidR="002463FF" w:rsidRPr="002463FF">
        <w:rPr>
          <w:noProof/>
          <w:color w:val="000000" w:themeColor="text1"/>
          <w:sz w:val="22"/>
          <w:szCs w:val="22"/>
          <w:vertAlign w:val="superscript"/>
        </w:rPr>
        <w:t>5–8</w:t>
      </w:r>
      <w:r w:rsidR="00863E40">
        <w:rPr>
          <w:color w:val="000000" w:themeColor="text1"/>
          <w:sz w:val="22"/>
          <w:szCs w:val="22"/>
        </w:rPr>
        <w:fldChar w:fldCharType="end"/>
      </w:r>
      <w:r w:rsidR="002B3E8B">
        <w:rPr>
          <w:color w:val="000000" w:themeColor="text1"/>
          <w:sz w:val="22"/>
        </w:rPr>
        <w:t xml:space="preserve"> </w:t>
      </w:r>
      <w:r w:rsidR="006E7F6E">
        <w:rPr>
          <w:color w:val="000000" w:themeColor="text1"/>
          <w:sz w:val="22"/>
        </w:rPr>
        <w:t xml:space="preserve">The univariant and multivariant data was feed into the Conv1D layer to </w:t>
      </w:r>
      <w:r w:rsidR="00F81F13">
        <w:rPr>
          <w:color w:val="000000" w:themeColor="text1"/>
          <w:sz w:val="22"/>
        </w:rPr>
        <w:t xml:space="preserve">slice into readable length data for LSTM inputs. </w:t>
      </w:r>
      <w:r w:rsidR="002F64EA">
        <w:rPr>
          <w:color w:val="000000" w:themeColor="text1"/>
          <w:sz w:val="22"/>
        </w:rPr>
        <w:t xml:space="preserve">Using Conv1D layer can ‘chop’ time series data into the correct format to feed into LSTM. Here </w:t>
      </w:r>
      <w:r w:rsidR="000076EB">
        <w:rPr>
          <w:color w:val="000000" w:themeColor="text1"/>
          <w:sz w:val="22"/>
        </w:rPr>
        <w:t>we window each 30 days as a block of data with a batch size equals to 32. The Conv1D uses 10 filters with a kernel size equal to 5</w:t>
      </w:r>
      <w:r w:rsidR="00E71BB9">
        <w:rPr>
          <w:color w:val="000000" w:themeColor="text1"/>
          <w:sz w:val="22"/>
        </w:rPr>
        <w:t xml:space="preserve"> and a stride step 1</w:t>
      </w:r>
      <w:r w:rsidR="000076EB">
        <w:rPr>
          <w:color w:val="000000" w:themeColor="text1"/>
          <w:sz w:val="22"/>
        </w:rPr>
        <w:t xml:space="preserve">. After this layer, sequential data is partitioned into </w:t>
      </w:r>
      <w:r w:rsidR="00D250F6">
        <w:rPr>
          <w:color w:val="000000" w:themeColor="text1"/>
          <w:sz w:val="22"/>
        </w:rPr>
        <w:t>various types of LSTM plus dense neural layers.</w:t>
      </w:r>
      <w:r w:rsidR="00EE2116">
        <w:rPr>
          <w:color w:val="000000" w:themeColor="text1"/>
          <w:sz w:val="22"/>
        </w:rPr>
        <w:fldChar w:fldCharType="begin" w:fldLock="1"/>
      </w:r>
      <w:r w:rsidR="0029762D">
        <w:rPr>
          <w:color w:val="000000" w:themeColor="text1"/>
          <w:sz w:val="22"/>
        </w:rPr>
        <w:instrText>ADDIN CSL_CITATION {"citationItems":[{"id":"ITEM-1","itemData":{"DOI":"10.1016/j.ejor.2017.11.054","ISSN":"03772217","author":[{"dropping-particle":"","family":"Fischer","given":"Thomas","non-dropping-particle":"","parse-names":false,"suffix":""},{"dropping-particle":"","family":"Krauss","given":"Christopher","non-dropping-particle":"","parse-names":false,"suffix":""}],"container-title":"European Journal of Operational Research","id":"ITEM-1","issue":"2","issued":{"date-parts":[["2018","10"]]},"page":"654-669","title":"Deep learning with long short-term memory networks for financial market predictions","type":"article-journal","volume":"270"},"uris":["http://www.mendeley.com/documents/?uuid=a9639d76-1491-476d-afc4-30b1627d5d07"]}],"mendeley":{"formattedCitation":"&lt;sup&gt;9&lt;/sup&gt;","plainTextFormattedCitation":"9","previouslyFormattedCitation":"&lt;sup&gt;9&lt;/sup&gt;"},"properties":{"noteIndex":0},"schema":"https://github.com/citation-style-language/schema/raw/master/csl-citation.json"}</w:instrText>
      </w:r>
      <w:r w:rsidR="00EE2116">
        <w:rPr>
          <w:color w:val="000000" w:themeColor="text1"/>
          <w:sz w:val="22"/>
        </w:rPr>
        <w:fldChar w:fldCharType="separate"/>
      </w:r>
      <w:r w:rsidR="002463FF" w:rsidRPr="002463FF">
        <w:rPr>
          <w:noProof/>
          <w:color w:val="000000" w:themeColor="text1"/>
          <w:sz w:val="22"/>
          <w:vertAlign w:val="superscript"/>
        </w:rPr>
        <w:t>9</w:t>
      </w:r>
      <w:r w:rsidR="00EE2116">
        <w:rPr>
          <w:color w:val="000000" w:themeColor="text1"/>
          <w:sz w:val="22"/>
        </w:rPr>
        <w:fldChar w:fldCharType="end"/>
      </w:r>
      <w:r w:rsidR="00D250F6">
        <w:rPr>
          <w:color w:val="000000" w:themeColor="text1"/>
          <w:sz w:val="22"/>
        </w:rPr>
        <w:t xml:space="preserve"> </w:t>
      </w:r>
    </w:p>
    <w:p w14:paraId="511D124B" w14:textId="0FBEF9B0" w:rsidR="139B8998" w:rsidRDefault="00004505" w:rsidP="00004505">
      <w:pPr>
        <w:spacing w:line="480" w:lineRule="auto"/>
        <w:jc w:val="center"/>
        <w:rPr>
          <w:sz w:val="22"/>
        </w:rPr>
      </w:pPr>
      <w:r w:rsidRPr="00CA44D2">
        <w:rPr>
          <w:rFonts w:eastAsia="宋体"/>
          <w:color w:val="000000"/>
          <w:sz w:val="22"/>
          <w:szCs w:val="22"/>
          <w:bdr w:val="none" w:sz="0" w:space="0" w:color="auto" w:frame="1"/>
          <w:lang w:bidi="ar-SA"/>
        </w:rPr>
        <w:fldChar w:fldCharType="begin"/>
      </w:r>
      <w:r w:rsidRPr="00CA44D2">
        <w:rPr>
          <w:rFonts w:eastAsia="宋体"/>
          <w:color w:val="000000"/>
          <w:sz w:val="22"/>
          <w:szCs w:val="22"/>
          <w:bdr w:val="none" w:sz="0" w:space="0" w:color="auto" w:frame="1"/>
          <w:lang w:bidi="ar-SA"/>
        </w:rPr>
        <w:instrText xml:space="preserve"> INCLUDEPICTURE "https://lh6.googleusercontent.com/bk7GT_GFWJ7gEl_3W7fSgopiCogkhXL7TPy9lVaj_PClym5LJQ8GKyd2u_HE0qQLjig2Whh9UVka7f08A3B8_ExXLzZfKAlxV1ufzy-iEGyDajr0FINxJ0pnFW9xFFCs6A8VlPXp" \* MERGEFORMATINET </w:instrText>
      </w:r>
      <w:r w:rsidRPr="00CA44D2">
        <w:rPr>
          <w:rFonts w:eastAsia="宋体"/>
          <w:color w:val="000000"/>
          <w:sz w:val="22"/>
          <w:szCs w:val="22"/>
          <w:bdr w:val="none" w:sz="0" w:space="0" w:color="auto" w:frame="1"/>
          <w:lang w:bidi="ar-SA"/>
        </w:rPr>
        <w:fldChar w:fldCharType="separate"/>
      </w:r>
      <w:r w:rsidRPr="00CA44D2">
        <w:rPr>
          <w:rFonts w:eastAsia="宋体"/>
          <w:noProof/>
          <w:color w:val="000000"/>
          <w:sz w:val="22"/>
          <w:szCs w:val="22"/>
          <w:bdr w:val="none" w:sz="0" w:space="0" w:color="auto" w:frame="1"/>
          <w:lang w:bidi="ar-SA"/>
        </w:rPr>
        <w:drawing>
          <wp:inline distT="0" distB="0" distL="0" distR="0" wp14:anchorId="2C7DA137" wp14:editId="6A9E915F">
            <wp:extent cx="3769555" cy="2305879"/>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81746" cy="2313337"/>
                    </a:xfrm>
                    <a:prstGeom prst="rect">
                      <a:avLst/>
                    </a:prstGeom>
                    <a:noFill/>
                    <a:ln>
                      <a:noFill/>
                    </a:ln>
                  </pic:spPr>
                </pic:pic>
              </a:graphicData>
            </a:graphic>
          </wp:inline>
        </w:drawing>
      </w:r>
      <w:r w:rsidRPr="00CA44D2">
        <w:rPr>
          <w:rFonts w:eastAsia="宋体"/>
          <w:color w:val="000000"/>
          <w:sz w:val="22"/>
          <w:szCs w:val="22"/>
          <w:bdr w:val="none" w:sz="0" w:space="0" w:color="auto" w:frame="1"/>
          <w:lang w:bidi="ar-SA"/>
        </w:rPr>
        <w:fldChar w:fldCharType="end"/>
      </w:r>
    </w:p>
    <w:p w14:paraId="23859887" w14:textId="713042B0" w:rsidR="00F319ED" w:rsidRPr="006B738B" w:rsidRDefault="00F319ED" w:rsidP="00F319ED">
      <w:pPr>
        <w:spacing w:line="480" w:lineRule="auto"/>
        <w:jc w:val="center"/>
        <w:rPr>
          <w:rFonts w:ascii="宋体" w:eastAsia="宋体" w:hAnsi="宋体" w:cs="宋体"/>
          <w:sz w:val="22"/>
          <w:szCs w:val="22"/>
        </w:rPr>
      </w:pPr>
      <w:r w:rsidRPr="00612AD4">
        <w:rPr>
          <w:color w:val="000000" w:themeColor="text1"/>
          <w:sz w:val="22"/>
          <w:szCs w:val="22"/>
        </w:rPr>
        <w:t>Fig</w:t>
      </w:r>
      <w:r w:rsidR="00E5237D">
        <w:rPr>
          <w:color w:val="000000" w:themeColor="text1"/>
          <w:sz w:val="22"/>
          <w:szCs w:val="22"/>
        </w:rPr>
        <w:t xml:space="preserve">ure </w:t>
      </w:r>
      <w:r>
        <w:rPr>
          <w:color w:val="000000" w:themeColor="text1"/>
          <w:sz w:val="22"/>
        </w:rPr>
        <w:t>1.</w:t>
      </w:r>
      <w:r w:rsidRPr="00612AD4">
        <w:rPr>
          <w:color w:val="000000" w:themeColor="text1"/>
          <w:sz w:val="22"/>
          <w:szCs w:val="22"/>
        </w:rPr>
        <w:t xml:space="preserve"> </w:t>
      </w:r>
      <w:r w:rsidRPr="00910688">
        <w:rPr>
          <w:color w:val="000000" w:themeColor="text1"/>
          <w:sz w:val="22"/>
        </w:rPr>
        <w:t>Structure of C</w:t>
      </w:r>
      <w:r w:rsidR="006E7F6E" w:rsidRPr="00910688">
        <w:rPr>
          <w:color w:val="000000" w:themeColor="text1"/>
          <w:sz w:val="22"/>
        </w:rPr>
        <w:t>onv1D</w:t>
      </w:r>
      <w:r w:rsidRPr="00910688">
        <w:rPr>
          <w:color w:val="000000" w:themeColor="text1"/>
          <w:sz w:val="22"/>
        </w:rPr>
        <w:t xml:space="preserve">-LSTM </w:t>
      </w:r>
      <w:ins w:id="5" w:author="杨 文杰" w:date="2020-09-03T06:29:00Z">
        <w:r w:rsidR="009712D5">
          <w:rPr>
            <w:color w:val="000000" w:themeColor="text1"/>
            <w:sz w:val="22"/>
          </w:rPr>
          <w:t>M</w:t>
        </w:r>
      </w:ins>
      <w:del w:id="6" w:author="杨 文杰" w:date="2020-09-03T06:29:00Z">
        <w:r w:rsidRPr="00910688" w:rsidDel="009712D5">
          <w:rPr>
            <w:color w:val="000000" w:themeColor="text1"/>
            <w:sz w:val="22"/>
          </w:rPr>
          <w:delText>m</w:delText>
        </w:r>
      </w:del>
      <w:r w:rsidRPr="00910688">
        <w:rPr>
          <w:color w:val="000000" w:themeColor="text1"/>
          <w:sz w:val="22"/>
        </w:rPr>
        <w:t xml:space="preserve">odel </w:t>
      </w:r>
      <w:ins w:id="7" w:author="杨 文杰" w:date="2020-09-03T06:29:00Z">
        <w:r w:rsidR="009712D5">
          <w:rPr>
            <w:color w:val="000000" w:themeColor="text1"/>
            <w:sz w:val="22"/>
          </w:rPr>
          <w:t>P</w:t>
        </w:r>
      </w:ins>
      <w:del w:id="8" w:author="杨 文杰" w:date="2020-09-03T06:29:00Z">
        <w:r w:rsidRPr="00910688" w:rsidDel="009712D5">
          <w:rPr>
            <w:color w:val="000000" w:themeColor="text1"/>
            <w:sz w:val="22"/>
          </w:rPr>
          <w:delText>p</w:delText>
        </w:r>
      </w:del>
      <w:r w:rsidRPr="00910688">
        <w:rPr>
          <w:color w:val="000000" w:themeColor="text1"/>
          <w:sz w:val="22"/>
        </w:rPr>
        <w:t>rediction.</w:t>
      </w:r>
      <w:ins w:id="9" w:author="杨 文杰" w:date="2020-09-03T06:25:00Z">
        <w:r w:rsidR="00FA1526" w:rsidDel="00FA1526">
          <w:rPr>
            <w:color w:val="000000" w:themeColor="text1"/>
            <w:sz w:val="22"/>
          </w:rPr>
          <w:t xml:space="preserve"> </w:t>
        </w:r>
      </w:ins>
      <w:del w:id="10" w:author="杨 文杰" w:date="2020-09-03T06:25:00Z">
        <w:r w:rsidR="005810C3" w:rsidDel="00FA1526">
          <w:rPr>
            <w:color w:val="000000" w:themeColor="text1"/>
            <w:sz w:val="22"/>
          </w:rPr>
          <w:fldChar w:fldCharType="begin" w:fldLock="1"/>
        </w:r>
        <w:r w:rsidR="0029762D" w:rsidDel="00FA1526">
          <w:rPr>
            <w:color w:val="000000" w:themeColor="text1"/>
            <w:sz w:val="22"/>
          </w:rPr>
          <w:delInstrText>ADDIN CSL_CITATION {"citationItems":[{"id":"ITEM-1","itemData":{"URL":"https://colah.github.io/posts/2015-08-Understanding-LSTMs/","id":"ITEM-1","issued":{"date-parts":[["0"]]},"title":"Understanding LSTM Networks","type":"webpage"},"uris":["http://www.mendeley.com/documents/?uuid=b4f1e851-50cb-4c8b-b4c4-d8e3a719f1ad"]}],"mendeley":{"formattedCitation":"&lt;sup&gt;10&lt;/sup&gt;","plainTextFormattedCitation":"10","previouslyFormattedCitation":"&lt;sup&gt;10&lt;/sup&gt;"},"properties":{"noteIndex":0},"schema":"https://github.com/citation-style-language/schema/raw/master/csl-citation.json"}</w:delInstrText>
        </w:r>
        <w:r w:rsidR="005810C3" w:rsidDel="00FA1526">
          <w:rPr>
            <w:color w:val="000000" w:themeColor="text1"/>
            <w:sz w:val="22"/>
          </w:rPr>
          <w:fldChar w:fldCharType="separate"/>
        </w:r>
        <w:r w:rsidR="002463FF" w:rsidRPr="002463FF" w:rsidDel="00FA1526">
          <w:rPr>
            <w:noProof/>
            <w:color w:val="000000" w:themeColor="text1"/>
            <w:sz w:val="22"/>
            <w:vertAlign w:val="superscript"/>
          </w:rPr>
          <w:delText>10</w:delText>
        </w:r>
        <w:r w:rsidR="005810C3" w:rsidDel="00FA1526">
          <w:rPr>
            <w:color w:val="000000" w:themeColor="text1"/>
            <w:sz w:val="22"/>
          </w:rPr>
          <w:fldChar w:fldCharType="end"/>
        </w:r>
      </w:del>
    </w:p>
    <w:p w14:paraId="19B2B714" w14:textId="1F91B765" w:rsidR="0061045D" w:rsidRPr="00612AD4" w:rsidRDefault="0061045D" w:rsidP="004A2658">
      <w:pPr>
        <w:spacing w:line="480" w:lineRule="auto"/>
        <w:jc w:val="both"/>
        <w:rPr>
          <w:sz w:val="22"/>
          <w:szCs w:val="22"/>
        </w:rPr>
      </w:pPr>
      <w:r>
        <w:rPr>
          <w:color w:val="000000" w:themeColor="text1"/>
          <w:sz w:val="22"/>
        </w:rPr>
        <w:t xml:space="preserve">We demonstrate how the </w:t>
      </w:r>
      <w:proofErr w:type="spellStart"/>
      <w:r>
        <w:rPr>
          <w:color w:val="000000" w:themeColor="text1"/>
          <w:sz w:val="22"/>
        </w:rPr>
        <w:t>OpenPrice</w:t>
      </w:r>
      <w:proofErr w:type="spellEnd"/>
      <w:r>
        <w:rPr>
          <w:color w:val="000000" w:themeColor="text1"/>
          <w:sz w:val="22"/>
        </w:rPr>
        <w:t xml:space="preserve"> looks like in a stock,</w:t>
      </w:r>
      <w:r w:rsidRPr="0061045D">
        <w:rPr>
          <w:color w:val="000000" w:themeColor="text1"/>
          <w:sz w:val="22"/>
        </w:rPr>
        <w:t xml:space="preserve"> </w:t>
      </w:r>
      <w:r w:rsidR="00A45468">
        <w:rPr>
          <w:color w:val="000000" w:themeColor="text1"/>
          <w:sz w:val="22"/>
        </w:rPr>
        <w:t>‘</w:t>
      </w:r>
      <w:proofErr w:type="spellStart"/>
      <w:r w:rsidRPr="00612AD4">
        <w:rPr>
          <w:color w:val="000000" w:themeColor="text1"/>
          <w:sz w:val="22"/>
          <w:szCs w:val="22"/>
        </w:rPr>
        <w:t>MinSheng</w:t>
      </w:r>
      <w:proofErr w:type="spellEnd"/>
      <w:r>
        <w:rPr>
          <w:color w:val="000000" w:themeColor="text1"/>
          <w:sz w:val="22"/>
        </w:rPr>
        <w:t>’</w:t>
      </w:r>
      <w:del w:id="11" w:author="杨 文杰" w:date="2020-09-03T06:17:00Z">
        <w:r w:rsidDel="00FA1526">
          <w:rPr>
            <w:color w:val="000000" w:themeColor="text1"/>
            <w:sz w:val="22"/>
          </w:rPr>
          <w:delText xml:space="preserve"> </w:delText>
        </w:r>
      </w:del>
      <w:r>
        <w:rPr>
          <w:color w:val="000000" w:themeColor="text1"/>
          <w:sz w:val="22"/>
        </w:rPr>
        <w:t xml:space="preserve">, as </w:t>
      </w:r>
      <w:ins w:id="12" w:author="杨 文杰" w:date="2020-09-03T06:22:00Z">
        <w:r w:rsidR="00FA1526">
          <w:rPr>
            <w:color w:val="000000" w:themeColor="text1"/>
            <w:sz w:val="22"/>
          </w:rPr>
          <w:t xml:space="preserve">is </w:t>
        </w:r>
      </w:ins>
      <w:r>
        <w:rPr>
          <w:color w:val="000000" w:themeColor="text1"/>
          <w:sz w:val="22"/>
        </w:rPr>
        <w:t>s</w:t>
      </w:r>
      <w:r w:rsidRPr="00612AD4">
        <w:rPr>
          <w:color w:val="000000" w:themeColor="text1"/>
          <w:sz w:val="22"/>
          <w:szCs w:val="22"/>
        </w:rPr>
        <w:t>hown in Fig</w:t>
      </w:r>
      <w:r>
        <w:rPr>
          <w:color w:val="000000" w:themeColor="text1"/>
          <w:sz w:val="22"/>
        </w:rPr>
        <w:t>ure 2.</w:t>
      </w:r>
      <w:r w:rsidR="00032FF4">
        <w:rPr>
          <w:color w:val="000000" w:themeColor="text1"/>
          <w:sz w:val="22"/>
        </w:rPr>
        <w:t xml:space="preserve"> The </w:t>
      </w:r>
      <w:r w:rsidR="006C549E">
        <w:rPr>
          <w:color w:val="000000" w:themeColor="text1"/>
          <w:sz w:val="22"/>
        </w:rPr>
        <w:t xml:space="preserve">volume and open price can be used to construct multivariant datasets. </w:t>
      </w:r>
    </w:p>
    <w:p w14:paraId="520BA6E1" w14:textId="77777777" w:rsidR="00F319ED" w:rsidRPr="00F319ED" w:rsidRDefault="00F319ED" w:rsidP="000243BC">
      <w:pPr>
        <w:spacing w:line="480" w:lineRule="auto"/>
        <w:rPr>
          <w:sz w:val="22"/>
          <w:szCs w:val="22"/>
        </w:rPr>
      </w:pPr>
    </w:p>
    <w:p w14:paraId="76574984" w14:textId="0C45C5A6" w:rsidR="139B8998" w:rsidRPr="0069086E" w:rsidRDefault="00032FF4" w:rsidP="0069086E">
      <w:pPr>
        <w:jc w:val="center"/>
      </w:pPr>
      <w:r>
        <w:rPr>
          <w:rFonts w:ascii="Arial" w:hAnsi="Arial" w:cs="Arial"/>
          <w:b/>
          <w:bCs/>
          <w:color w:val="000000"/>
          <w:sz w:val="26"/>
          <w:szCs w:val="26"/>
          <w:bdr w:val="none" w:sz="0" w:space="0" w:color="auto" w:frame="1"/>
        </w:rPr>
        <w:lastRenderedPageBreak/>
        <w:fldChar w:fldCharType="begin"/>
      </w:r>
      <w:r>
        <w:rPr>
          <w:rFonts w:ascii="Arial" w:hAnsi="Arial" w:cs="Arial"/>
          <w:b/>
          <w:bCs/>
          <w:color w:val="000000"/>
          <w:sz w:val="26"/>
          <w:szCs w:val="26"/>
          <w:bdr w:val="none" w:sz="0" w:space="0" w:color="auto" w:frame="1"/>
        </w:rPr>
        <w:instrText xml:space="preserve"> INCLUDEPICTURE "https://lh3.googleusercontent.com/Mc7B1ORDOHJj88IZ9BTXoJvag3ZavH30DG-VKO-zU-J_a3AEKoWi3WWahwWyv6oHAP9JM3-mhaith_2L-F5P1AbH-DyV5Ko7_VCKDC3KQrSdTb8bUuE7FsEKy-naeIF-ryUG52CQ" \* MERGEFORMATINET </w:instrText>
      </w:r>
      <w:r>
        <w:rPr>
          <w:rFonts w:ascii="Arial" w:hAnsi="Arial" w:cs="Arial"/>
          <w:b/>
          <w:bCs/>
          <w:color w:val="000000"/>
          <w:sz w:val="26"/>
          <w:szCs w:val="26"/>
          <w:bdr w:val="none" w:sz="0" w:space="0" w:color="auto" w:frame="1"/>
        </w:rPr>
        <w:fldChar w:fldCharType="separate"/>
      </w:r>
      <w:r>
        <w:rPr>
          <w:rFonts w:ascii="Arial" w:hAnsi="Arial" w:cs="Arial"/>
          <w:b/>
          <w:bCs/>
          <w:noProof/>
          <w:color w:val="000000"/>
          <w:sz w:val="26"/>
          <w:szCs w:val="26"/>
          <w:bdr w:val="none" w:sz="0" w:space="0" w:color="auto" w:frame="1"/>
        </w:rPr>
        <w:drawing>
          <wp:inline distT="0" distB="0" distL="0" distR="0" wp14:anchorId="656183B2" wp14:editId="690625E5">
            <wp:extent cx="3584575" cy="2478405"/>
            <wp:effectExtent l="0" t="0" r="0" b="0"/>
            <wp:docPr id="5" name="Picture 5" descr="https://lh3.googleusercontent.com/Mc7B1ORDOHJj88IZ9BTXoJvag3ZavH30DG-VKO-zU-J_a3AEKoWi3WWahwWyv6oHAP9JM3-mhaith_2L-F5P1AbH-DyV5Ko7_VCKDC3KQrSdTb8bUuE7FsEKy-naeIF-ryUG52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c7B1ORDOHJj88IZ9BTXoJvag3ZavH30DG-VKO-zU-J_a3AEKoWi3WWahwWyv6oHAP9JM3-mhaith_2L-F5P1AbH-DyV5Ko7_VCKDC3KQrSdTb8bUuE7FsEKy-naeIF-ryUG52C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4575" cy="2478405"/>
                    </a:xfrm>
                    <a:prstGeom prst="rect">
                      <a:avLst/>
                    </a:prstGeom>
                    <a:noFill/>
                    <a:ln>
                      <a:noFill/>
                    </a:ln>
                  </pic:spPr>
                </pic:pic>
              </a:graphicData>
            </a:graphic>
          </wp:inline>
        </w:drawing>
      </w:r>
      <w:r>
        <w:rPr>
          <w:rFonts w:ascii="Arial" w:hAnsi="Arial" w:cs="Arial"/>
          <w:b/>
          <w:bCs/>
          <w:color w:val="000000"/>
          <w:sz w:val="26"/>
          <w:szCs w:val="26"/>
          <w:bdr w:val="none" w:sz="0" w:space="0" w:color="auto" w:frame="1"/>
        </w:rPr>
        <w:fldChar w:fldCharType="end"/>
      </w:r>
    </w:p>
    <w:p w14:paraId="6FEDAE17" w14:textId="6C5BD014" w:rsidR="139B8998" w:rsidRPr="00612AD4" w:rsidDel="009712D5" w:rsidRDefault="139B8998" w:rsidP="00E75DD4">
      <w:pPr>
        <w:spacing w:line="480" w:lineRule="auto"/>
        <w:jc w:val="center"/>
        <w:rPr>
          <w:del w:id="13" w:author="杨 文杰" w:date="2020-09-03T06:29:00Z"/>
          <w:sz w:val="22"/>
          <w:szCs w:val="22"/>
        </w:rPr>
      </w:pPr>
      <w:r w:rsidRPr="00612AD4">
        <w:rPr>
          <w:color w:val="000000" w:themeColor="text1"/>
          <w:sz w:val="22"/>
          <w:szCs w:val="22"/>
        </w:rPr>
        <w:t>Fig</w:t>
      </w:r>
      <w:r w:rsidR="003B6FC0">
        <w:rPr>
          <w:color w:val="000000" w:themeColor="text1"/>
          <w:sz w:val="22"/>
          <w:szCs w:val="22"/>
        </w:rPr>
        <w:t>ure</w:t>
      </w:r>
      <w:r w:rsidR="00F14540">
        <w:rPr>
          <w:color w:val="000000" w:themeColor="text1"/>
          <w:sz w:val="22"/>
          <w:szCs w:val="22"/>
        </w:rPr>
        <w:t xml:space="preserve"> </w:t>
      </w:r>
      <w:r w:rsidR="000D0C9C">
        <w:rPr>
          <w:color w:val="000000" w:themeColor="text1"/>
          <w:sz w:val="22"/>
        </w:rPr>
        <w:t>2</w:t>
      </w:r>
      <w:r w:rsidR="004B29E3">
        <w:rPr>
          <w:color w:val="000000" w:themeColor="text1"/>
          <w:sz w:val="22"/>
        </w:rPr>
        <w:t>.</w:t>
      </w:r>
      <w:r w:rsidRPr="00612AD4">
        <w:rPr>
          <w:color w:val="000000" w:themeColor="text1"/>
          <w:sz w:val="22"/>
          <w:szCs w:val="22"/>
        </w:rPr>
        <w:t xml:space="preserve"> Time-Series </w:t>
      </w:r>
      <w:r w:rsidR="001B5E7F">
        <w:rPr>
          <w:color w:val="000000" w:themeColor="text1"/>
          <w:sz w:val="22"/>
          <w:szCs w:val="22"/>
        </w:rPr>
        <w:t>d</w:t>
      </w:r>
      <w:r w:rsidRPr="00612AD4">
        <w:rPr>
          <w:color w:val="000000" w:themeColor="text1"/>
          <w:sz w:val="22"/>
          <w:szCs w:val="22"/>
        </w:rPr>
        <w:t xml:space="preserve">ata </w:t>
      </w:r>
      <w:r w:rsidR="001B5E7F">
        <w:rPr>
          <w:color w:val="000000" w:themeColor="text1"/>
          <w:sz w:val="22"/>
          <w:szCs w:val="22"/>
        </w:rPr>
        <w:t>of</w:t>
      </w:r>
      <w:r w:rsidRPr="00612AD4">
        <w:rPr>
          <w:color w:val="000000" w:themeColor="text1"/>
          <w:sz w:val="22"/>
          <w:szCs w:val="22"/>
        </w:rPr>
        <w:t xml:space="preserve"> </w:t>
      </w:r>
      <w:proofErr w:type="spellStart"/>
      <w:r w:rsidRPr="00612AD4">
        <w:rPr>
          <w:color w:val="000000" w:themeColor="text1"/>
          <w:sz w:val="22"/>
          <w:szCs w:val="22"/>
        </w:rPr>
        <w:t>MinSheng</w:t>
      </w:r>
      <w:proofErr w:type="spellEnd"/>
      <w:r w:rsidRPr="00612AD4">
        <w:rPr>
          <w:color w:val="000000" w:themeColor="text1"/>
          <w:sz w:val="22"/>
          <w:szCs w:val="22"/>
        </w:rPr>
        <w:t xml:space="preserve"> Stock</w:t>
      </w:r>
      <w:r w:rsidR="00BB2CE7">
        <w:rPr>
          <w:color w:val="000000" w:themeColor="text1"/>
          <w:sz w:val="22"/>
          <w:szCs w:val="22"/>
        </w:rPr>
        <w:t xml:space="preserve"> showing the open price and turnover Volume. </w:t>
      </w:r>
    </w:p>
    <w:p w14:paraId="439B35E4" w14:textId="32274FE2" w:rsidR="139B8998" w:rsidRPr="00612AD4" w:rsidRDefault="139B8998" w:rsidP="009712D5">
      <w:pPr>
        <w:spacing w:line="480" w:lineRule="auto"/>
        <w:jc w:val="center"/>
        <w:rPr>
          <w:rFonts w:hint="eastAsia"/>
          <w:sz w:val="22"/>
          <w:szCs w:val="22"/>
        </w:rPr>
      </w:pPr>
    </w:p>
    <w:p w14:paraId="1EC8FD98" w14:textId="77777777" w:rsidR="00A56D78" w:rsidRPr="00A311CD" w:rsidRDefault="00A56D78" w:rsidP="00A56D78">
      <w:pPr>
        <w:spacing w:line="480" w:lineRule="auto"/>
        <w:rPr>
          <w:rFonts w:eastAsia="宋体"/>
          <w:b/>
          <w:bCs/>
          <w:color w:val="000000" w:themeColor="text1"/>
          <w:sz w:val="22"/>
          <w:szCs w:val="22"/>
        </w:rPr>
      </w:pPr>
      <w:r w:rsidRPr="00A311CD">
        <w:rPr>
          <w:rFonts w:eastAsia="宋体"/>
          <w:b/>
          <w:bCs/>
          <w:color w:val="000000" w:themeColor="text1"/>
          <w:sz w:val="22"/>
          <w:szCs w:val="22"/>
        </w:rPr>
        <w:t>3.1.2 Non-Linear Activation Layer:</w:t>
      </w:r>
    </w:p>
    <w:p w14:paraId="0F33F904" w14:textId="6EA16B24" w:rsidR="00A56D78" w:rsidRPr="00A311CD" w:rsidRDefault="00A56D78" w:rsidP="00D77191">
      <w:pPr>
        <w:spacing w:line="480" w:lineRule="auto"/>
        <w:jc w:val="both"/>
        <w:rPr>
          <w:rFonts w:eastAsia="宋体"/>
          <w:color w:val="000000" w:themeColor="text1"/>
          <w:sz w:val="22"/>
          <w:szCs w:val="22"/>
        </w:rPr>
      </w:pPr>
      <w:r w:rsidRPr="00A311CD">
        <w:rPr>
          <w:rFonts w:eastAsia="宋体"/>
          <w:color w:val="000000" w:themeColor="text1"/>
          <w:sz w:val="22"/>
          <w:szCs w:val="22"/>
        </w:rPr>
        <w:t>Often, non-linear activation layer is employed after convolutional layer and fully-connected layer, since non-linear operation can help keep every change made in linear operation. There are many types of non-linear function, such as Logistic Function, Hyperbolic Tangent Function, Rectified Linear Function (</w:t>
      </w:r>
      <w:proofErr w:type="spellStart"/>
      <w:r w:rsidRPr="00A311CD">
        <w:rPr>
          <w:rFonts w:eastAsia="宋体"/>
          <w:color w:val="000000" w:themeColor="text1"/>
          <w:sz w:val="22"/>
          <w:szCs w:val="22"/>
        </w:rPr>
        <w:t>ReLU</w:t>
      </w:r>
      <w:proofErr w:type="spellEnd"/>
      <w:r w:rsidRPr="00A311CD">
        <w:rPr>
          <w:rFonts w:eastAsia="宋体"/>
          <w:color w:val="000000" w:themeColor="text1"/>
          <w:sz w:val="22"/>
          <w:szCs w:val="22"/>
        </w:rPr>
        <w:t xml:space="preserve">), etc. In this article, we use </w:t>
      </w:r>
      <w:proofErr w:type="spellStart"/>
      <w:r w:rsidRPr="00A311CD">
        <w:rPr>
          <w:rFonts w:eastAsia="宋体"/>
          <w:color w:val="000000" w:themeColor="text1"/>
          <w:sz w:val="22"/>
          <w:szCs w:val="22"/>
        </w:rPr>
        <w:t>ReLU</w:t>
      </w:r>
      <w:proofErr w:type="spellEnd"/>
      <w:r w:rsidRPr="00A311CD">
        <w:rPr>
          <w:rFonts w:eastAsia="宋体"/>
          <w:color w:val="000000" w:themeColor="text1"/>
          <w:sz w:val="22"/>
          <w:szCs w:val="22"/>
        </w:rPr>
        <w:t xml:space="preserve"> as </w:t>
      </w:r>
      <w:ins w:id="14" w:author="杨 文杰" w:date="2020-09-03T06:18:00Z">
        <w:r w:rsidR="00FA1526">
          <w:rPr>
            <w:rFonts w:eastAsia="宋体"/>
            <w:color w:val="000000" w:themeColor="text1"/>
            <w:sz w:val="22"/>
            <w:szCs w:val="22"/>
          </w:rPr>
          <w:t xml:space="preserve">the </w:t>
        </w:r>
      </w:ins>
      <w:r w:rsidRPr="00A311CD">
        <w:rPr>
          <w:rFonts w:eastAsia="宋体"/>
          <w:color w:val="000000" w:themeColor="text1"/>
          <w:sz w:val="22"/>
          <w:szCs w:val="22"/>
        </w:rPr>
        <w:t>activation function</w:t>
      </w:r>
      <w:r w:rsidR="00EB75DD">
        <w:rPr>
          <w:rFonts w:eastAsia="宋体"/>
          <w:color w:val="000000" w:themeColor="text1"/>
          <w:sz w:val="22"/>
          <w:szCs w:val="22"/>
        </w:rPr>
        <w:t>:</w:t>
      </w:r>
    </w:p>
    <w:p w14:paraId="0099DA7D" w14:textId="240C798E" w:rsidR="00A56D78" w:rsidRPr="00752BDB" w:rsidRDefault="00A56D78" w:rsidP="00D77191">
      <w:pPr>
        <w:spacing w:line="480" w:lineRule="auto"/>
        <w:jc w:val="right"/>
        <w:rPr>
          <w:rFonts w:eastAsia="宋体"/>
          <w:color w:val="000000" w:themeColor="text1"/>
          <w:sz w:val="22"/>
          <w:szCs w:val="22"/>
        </w:rPr>
      </w:pPr>
      <w:r w:rsidRPr="00752BDB">
        <w:rPr>
          <w:rFonts w:eastAsia="宋体"/>
          <w:color w:val="000000" w:themeColor="text1"/>
          <w:sz w:val="22"/>
          <w:szCs w:val="22"/>
        </w:rPr>
        <w:fldChar w:fldCharType="begin"/>
      </w:r>
      <w:r w:rsidRPr="00752BDB">
        <w:rPr>
          <w:rFonts w:eastAsia="宋体"/>
          <w:color w:val="000000" w:themeColor="text1"/>
          <w:sz w:val="22"/>
          <w:szCs w:val="22"/>
        </w:rPr>
        <w:instrText xml:space="preserve"> INCLUDEPICTURE "https://lh6.googleusercontent.com/ki6U4FBFzYKqiPMXUnQU1t7XLvxUoWDzs6v1wWyEVzt9TmNzSqPiFx9zv2D9MzC3v-YV0qeUN1jTrhbrD_sOEeK5ojFEV_wtLsRd37zRAWIVyGiYKvFaVft1pDl6pIzvGuit0JS2" \* MERGEFORMATINET </w:instrText>
      </w:r>
      <w:r w:rsidRPr="00752BDB">
        <w:rPr>
          <w:rFonts w:eastAsia="宋体"/>
          <w:color w:val="000000" w:themeColor="text1"/>
          <w:sz w:val="22"/>
          <w:szCs w:val="22"/>
        </w:rPr>
        <w:fldChar w:fldCharType="separate"/>
      </w:r>
      <w:r w:rsidRPr="00752BDB">
        <w:rPr>
          <w:rFonts w:eastAsia="宋体"/>
          <w:noProof/>
          <w:color w:val="000000" w:themeColor="text1"/>
          <w:sz w:val="22"/>
          <w:szCs w:val="22"/>
        </w:rPr>
        <w:drawing>
          <wp:inline distT="0" distB="0" distL="0" distR="0" wp14:anchorId="3767A8F1" wp14:editId="05979A70">
            <wp:extent cx="1567543" cy="418925"/>
            <wp:effectExtent l="0" t="0" r="0" b="635"/>
            <wp:docPr id="7" name="Picture 7" descr="https://lh6.googleusercontent.com/ki6U4FBFzYKqiPMXUnQU1t7XLvxUoWDzs6v1wWyEVzt9TmNzSqPiFx9zv2D9MzC3v-YV0qeUN1jTrhbrD_sOEeK5ojFEV_wtLsRd37zRAWIVyGiYKvFaVft1pDl6pIzvGuit0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ki6U4FBFzYKqiPMXUnQU1t7XLvxUoWDzs6v1wWyEVzt9TmNzSqPiFx9zv2D9MzC3v-YV0qeUN1jTrhbrD_sOEeK5ojFEV_wtLsRd37zRAWIVyGiYKvFaVft1pDl6pIzvGuit0JS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4387" cy="420754"/>
                    </a:xfrm>
                    <a:prstGeom prst="rect">
                      <a:avLst/>
                    </a:prstGeom>
                    <a:noFill/>
                    <a:ln>
                      <a:noFill/>
                    </a:ln>
                  </pic:spPr>
                </pic:pic>
              </a:graphicData>
            </a:graphic>
          </wp:inline>
        </w:drawing>
      </w:r>
      <w:r w:rsidRPr="00752BDB">
        <w:rPr>
          <w:rFonts w:eastAsia="宋体"/>
          <w:color w:val="000000" w:themeColor="text1"/>
          <w:sz w:val="22"/>
          <w:szCs w:val="22"/>
        </w:rPr>
        <w:fldChar w:fldCharType="end"/>
      </w:r>
      <w:r w:rsidRPr="00752BDB">
        <w:rPr>
          <w:rFonts w:eastAsia="宋体"/>
          <w:color w:val="000000" w:themeColor="text1"/>
          <w:sz w:val="22"/>
          <w:szCs w:val="22"/>
        </w:rPr>
        <w:t>                               (1)</w:t>
      </w:r>
    </w:p>
    <w:p w14:paraId="51F7354E" w14:textId="6D4C1B62" w:rsidR="00A56D78" w:rsidRDefault="00A56D78" w:rsidP="00D77191">
      <w:pPr>
        <w:spacing w:line="480" w:lineRule="auto"/>
        <w:jc w:val="both"/>
        <w:rPr>
          <w:rFonts w:eastAsia="宋体"/>
          <w:color w:val="000000" w:themeColor="text1"/>
          <w:sz w:val="22"/>
          <w:szCs w:val="22"/>
        </w:rPr>
      </w:pPr>
      <w:r w:rsidRPr="00752BDB">
        <w:rPr>
          <w:rFonts w:eastAsia="宋体"/>
          <w:color w:val="000000" w:themeColor="text1"/>
          <w:sz w:val="22"/>
          <w:szCs w:val="22"/>
        </w:rPr>
        <w:t>which makes calculation speed faster than the other functions.</w:t>
      </w:r>
    </w:p>
    <w:p w14:paraId="7C9BE0AD" w14:textId="77777777" w:rsidR="004A5818" w:rsidRDefault="004A5818" w:rsidP="004A5818">
      <w:pPr>
        <w:keepNext/>
        <w:spacing w:line="480" w:lineRule="auto"/>
        <w:jc w:val="center"/>
      </w:pPr>
      <w:r w:rsidRPr="00612AD4">
        <w:rPr>
          <w:noProof/>
          <w:sz w:val="22"/>
          <w:szCs w:val="22"/>
        </w:rPr>
        <w:drawing>
          <wp:inline distT="0" distB="0" distL="0" distR="0" wp14:anchorId="4008024B" wp14:editId="0E4CD788">
            <wp:extent cx="4410075" cy="1123950"/>
            <wp:effectExtent l="0" t="0" r="0" b="0"/>
            <wp:docPr id="2" name="Picture 2" title="插入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410075" cy="1123950"/>
                    </a:xfrm>
                    <a:prstGeom prst="rect">
                      <a:avLst/>
                    </a:prstGeom>
                  </pic:spPr>
                </pic:pic>
              </a:graphicData>
            </a:graphic>
          </wp:inline>
        </w:drawing>
      </w:r>
    </w:p>
    <w:p w14:paraId="6B5E9625" w14:textId="77777777" w:rsidR="004A5818" w:rsidRPr="00612AD4" w:rsidRDefault="004A5818" w:rsidP="004A5818">
      <w:pPr>
        <w:spacing w:line="480" w:lineRule="auto"/>
        <w:jc w:val="center"/>
        <w:rPr>
          <w:sz w:val="22"/>
          <w:szCs w:val="22"/>
        </w:rPr>
      </w:pPr>
      <w:r w:rsidRPr="00612AD4">
        <w:rPr>
          <w:color w:val="000000" w:themeColor="text1"/>
          <w:sz w:val="22"/>
          <w:szCs w:val="22"/>
        </w:rPr>
        <w:t>Fig</w:t>
      </w:r>
      <w:r>
        <w:rPr>
          <w:color w:val="000000" w:themeColor="text1"/>
          <w:sz w:val="22"/>
          <w:szCs w:val="22"/>
        </w:rPr>
        <w:t>ure 3</w:t>
      </w:r>
      <w:r w:rsidRPr="00612AD4">
        <w:rPr>
          <w:color w:val="000000" w:themeColor="text1"/>
          <w:sz w:val="22"/>
          <w:szCs w:val="22"/>
        </w:rPr>
        <w:t>: An Example of Conv1D-LSTM</w:t>
      </w:r>
    </w:p>
    <w:p w14:paraId="316E7C97" w14:textId="626571BB" w:rsidR="139B8998" w:rsidRPr="00612AD4" w:rsidRDefault="139B8998" w:rsidP="00D133A2">
      <w:pPr>
        <w:spacing w:line="480" w:lineRule="auto"/>
        <w:jc w:val="both"/>
        <w:rPr>
          <w:sz w:val="22"/>
          <w:szCs w:val="22"/>
        </w:rPr>
      </w:pPr>
      <w:r w:rsidRPr="00612AD4">
        <w:rPr>
          <w:b/>
          <w:bCs/>
          <w:color w:val="000000" w:themeColor="text1"/>
          <w:sz w:val="22"/>
          <w:szCs w:val="22"/>
        </w:rPr>
        <w:t xml:space="preserve">3.1.3 Long </w:t>
      </w:r>
      <w:proofErr w:type="gramStart"/>
      <w:r w:rsidRPr="00612AD4">
        <w:rPr>
          <w:b/>
          <w:bCs/>
          <w:color w:val="000000" w:themeColor="text1"/>
          <w:sz w:val="22"/>
          <w:szCs w:val="22"/>
        </w:rPr>
        <w:t>Short Term</w:t>
      </w:r>
      <w:proofErr w:type="gramEnd"/>
      <w:r w:rsidRPr="00612AD4">
        <w:rPr>
          <w:b/>
          <w:bCs/>
          <w:color w:val="000000" w:themeColor="text1"/>
          <w:sz w:val="22"/>
          <w:szCs w:val="22"/>
        </w:rPr>
        <w:t xml:space="preserve"> Memory Networks (LSTM):</w:t>
      </w:r>
    </w:p>
    <w:p w14:paraId="0806D6B3" w14:textId="326E8E48" w:rsidR="139B8998" w:rsidRPr="00612AD4" w:rsidRDefault="139B8998" w:rsidP="00D133A2">
      <w:pPr>
        <w:spacing w:line="480" w:lineRule="auto"/>
        <w:jc w:val="both"/>
        <w:rPr>
          <w:sz w:val="22"/>
          <w:szCs w:val="22"/>
        </w:rPr>
      </w:pPr>
      <w:r w:rsidRPr="00612AD4">
        <w:rPr>
          <w:color w:val="000000" w:themeColor="text1"/>
          <w:sz w:val="22"/>
          <w:szCs w:val="22"/>
        </w:rPr>
        <w:t>LSTM model is an autoregressive model much more efficient than R</w:t>
      </w:r>
      <w:r w:rsidR="009D21B8">
        <w:rPr>
          <w:color w:val="000000" w:themeColor="text1"/>
          <w:sz w:val="22"/>
          <w:szCs w:val="22"/>
        </w:rPr>
        <w:t xml:space="preserve">NN. </w:t>
      </w:r>
      <w:r w:rsidRPr="00612AD4">
        <w:rPr>
          <w:color w:val="000000" w:themeColor="text1"/>
          <w:sz w:val="22"/>
          <w:szCs w:val="22"/>
        </w:rPr>
        <w:t>The following graph (Fig</w:t>
      </w:r>
      <w:r w:rsidR="00E72528">
        <w:rPr>
          <w:color w:val="000000" w:themeColor="text1"/>
          <w:sz w:val="22"/>
          <w:szCs w:val="22"/>
        </w:rPr>
        <w:t>ure</w:t>
      </w:r>
      <w:r w:rsidRPr="00612AD4">
        <w:rPr>
          <w:color w:val="000000" w:themeColor="text1"/>
          <w:sz w:val="22"/>
          <w:szCs w:val="22"/>
        </w:rPr>
        <w:t xml:space="preserve"> </w:t>
      </w:r>
      <w:r w:rsidR="00941C1D">
        <w:rPr>
          <w:color w:val="000000" w:themeColor="text1"/>
          <w:sz w:val="22"/>
          <w:szCs w:val="22"/>
        </w:rPr>
        <w:t>4</w:t>
      </w:r>
      <w:r w:rsidRPr="00612AD4">
        <w:rPr>
          <w:color w:val="000000" w:themeColor="text1"/>
          <w:sz w:val="22"/>
          <w:szCs w:val="22"/>
        </w:rPr>
        <w:t>) demonstrates the inner structure of this model:</w:t>
      </w:r>
    </w:p>
    <w:p w14:paraId="74189DAA" w14:textId="38F40980" w:rsidR="139B8998" w:rsidRPr="00612AD4" w:rsidRDefault="139B8998" w:rsidP="000243BC">
      <w:pPr>
        <w:spacing w:line="480" w:lineRule="auto"/>
        <w:jc w:val="center"/>
        <w:rPr>
          <w:sz w:val="22"/>
          <w:szCs w:val="22"/>
        </w:rPr>
      </w:pPr>
      <w:r w:rsidRPr="00612AD4">
        <w:rPr>
          <w:noProof/>
          <w:sz w:val="22"/>
          <w:szCs w:val="22"/>
        </w:rPr>
        <w:lastRenderedPageBreak/>
        <w:drawing>
          <wp:inline distT="0" distB="0" distL="0" distR="0" wp14:anchorId="3F64A48A" wp14:editId="0FCFBBBF">
            <wp:extent cx="2276475" cy="1895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276475" cy="1895475"/>
                    </a:xfrm>
                    <a:prstGeom prst="rect">
                      <a:avLst/>
                    </a:prstGeom>
                  </pic:spPr>
                </pic:pic>
              </a:graphicData>
            </a:graphic>
          </wp:inline>
        </w:drawing>
      </w:r>
    </w:p>
    <w:p w14:paraId="41A8BF4B" w14:textId="5353CA7E" w:rsidR="139B8998" w:rsidRPr="00612AD4" w:rsidRDefault="139B8998" w:rsidP="00D048D7">
      <w:pPr>
        <w:spacing w:line="480" w:lineRule="auto"/>
        <w:jc w:val="center"/>
        <w:rPr>
          <w:sz w:val="22"/>
          <w:szCs w:val="22"/>
        </w:rPr>
      </w:pPr>
      <w:r w:rsidRPr="00612AD4">
        <w:rPr>
          <w:color w:val="000000" w:themeColor="text1"/>
          <w:sz w:val="22"/>
          <w:szCs w:val="22"/>
        </w:rPr>
        <w:t>Fig</w:t>
      </w:r>
      <w:r w:rsidR="000712B2">
        <w:rPr>
          <w:color w:val="000000" w:themeColor="text1"/>
          <w:sz w:val="22"/>
          <w:szCs w:val="22"/>
        </w:rPr>
        <w:t xml:space="preserve">ure </w:t>
      </w:r>
      <w:r w:rsidR="003B72EE">
        <w:rPr>
          <w:color w:val="000000" w:themeColor="text1"/>
          <w:sz w:val="22"/>
          <w:szCs w:val="22"/>
        </w:rPr>
        <w:t>4</w:t>
      </w:r>
      <w:r w:rsidRPr="00612AD4">
        <w:rPr>
          <w:color w:val="000000" w:themeColor="text1"/>
          <w:sz w:val="22"/>
          <w:szCs w:val="22"/>
        </w:rPr>
        <w:t>: The Inner Structure of LSTM Unit (Picture Originally from</w:t>
      </w:r>
      <w:r w:rsidR="00D048D7">
        <w:rPr>
          <w:rFonts w:hint="eastAsia"/>
          <w:sz w:val="22"/>
          <w:szCs w:val="22"/>
        </w:rPr>
        <w:t xml:space="preserve"> </w:t>
      </w:r>
      <w:r w:rsidR="00593B29">
        <w:rPr>
          <w:sz w:val="22"/>
          <w:szCs w:val="22"/>
        </w:rPr>
        <w:t>G</w:t>
      </w:r>
      <w:r w:rsidR="00D048D7">
        <w:rPr>
          <w:sz w:val="22"/>
          <w:szCs w:val="22"/>
        </w:rPr>
        <w:t>ithub</w:t>
      </w:r>
      <w:r w:rsidR="007641E3">
        <w:rPr>
          <w:sz w:val="22"/>
          <w:szCs w:val="22"/>
        </w:rPr>
        <w:fldChar w:fldCharType="begin" w:fldLock="1"/>
      </w:r>
      <w:r w:rsidR="0029762D">
        <w:rPr>
          <w:sz w:val="22"/>
          <w:szCs w:val="22"/>
        </w:rPr>
        <w:instrText>ADDIN CSL_CITATION {"citationItems":[{"id":"ITEM-1","itemData":{"URL":"https://colah.github.io/posts/2015-08-Understanding-LSTMs/","id":"ITEM-1","issued":{"date-parts":[["0"]]},"title":"Understanding LSTM Networks","type":"webpage"},"uris":["http://www.mendeley.com/documents/?uuid=b4f1e851-50cb-4c8b-b4c4-d8e3a719f1ad"]}],"mendeley":{"formattedCitation":"&lt;sup&gt;10&lt;/sup&gt;","plainTextFormattedCitation":"10","previouslyFormattedCitation":"&lt;sup&gt;10&lt;/sup&gt;"},"properties":{"noteIndex":0},"schema":"https://github.com/citation-style-language/schema/raw/master/csl-citation.json"}</w:instrText>
      </w:r>
      <w:r w:rsidR="007641E3">
        <w:rPr>
          <w:sz w:val="22"/>
          <w:szCs w:val="22"/>
        </w:rPr>
        <w:fldChar w:fldCharType="separate"/>
      </w:r>
      <w:r w:rsidR="002463FF" w:rsidRPr="002463FF">
        <w:rPr>
          <w:noProof/>
          <w:sz w:val="22"/>
          <w:szCs w:val="22"/>
          <w:vertAlign w:val="superscript"/>
        </w:rPr>
        <w:t>10</w:t>
      </w:r>
      <w:r w:rsidR="007641E3">
        <w:rPr>
          <w:sz w:val="22"/>
          <w:szCs w:val="22"/>
        </w:rPr>
        <w:fldChar w:fldCharType="end"/>
      </w:r>
      <w:r w:rsidRPr="00612AD4">
        <w:rPr>
          <w:color w:val="000000" w:themeColor="text1"/>
          <w:sz w:val="22"/>
          <w:szCs w:val="22"/>
        </w:rPr>
        <w:t>)</w:t>
      </w:r>
    </w:p>
    <w:p w14:paraId="7D0C8230" w14:textId="4E40F623" w:rsidR="139B8998" w:rsidRPr="00612AD4" w:rsidRDefault="139B8998" w:rsidP="00334D20">
      <w:pPr>
        <w:spacing w:line="480" w:lineRule="auto"/>
        <w:jc w:val="both"/>
        <w:rPr>
          <w:sz w:val="22"/>
          <w:szCs w:val="22"/>
        </w:rPr>
      </w:pPr>
      <w:r w:rsidRPr="00612AD4">
        <w:rPr>
          <w:color w:val="000000" w:themeColor="text1"/>
          <w:sz w:val="22"/>
          <w:szCs w:val="22"/>
        </w:rPr>
        <w:t xml:space="preserve">The yellow rectangle represents Neural Network Layer, the pink circle represents pointwise operation and the arrows mainly stand for vectors. </w:t>
      </w:r>
    </w:p>
    <w:p w14:paraId="1AEBD8C9" w14:textId="2169A220" w:rsidR="139B8998" w:rsidRPr="00612AD4" w:rsidRDefault="139B8998" w:rsidP="00A44677">
      <w:pPr>
        <w:spacing w:line="480" w:lineRule="auto"/>
        <w:jc w:val="center"/>
        <w:rPr>
          <w:sz w:val="22"/>
          <w:szCs w:val="22"/>
        </w:rPr>
      </w:pPr>
      <w:r w:rsidRPr="00612AD4">
        <w:rPr>
          <w:color w:val="000000" w:themeColor="text1"/>
          <w:sz w:val="22"/>
          <w:szCs w:val="22"/>
        </w:rPr>
        <w:t xml:space="preserve">Table </w:t>
      </w:r>
      <w:r w:rsidR="004C248D">
        <w:rPr>
          <w:color w:val="000000" w:themeColor="text1"/>
          <w:sz w:val="22"/>
          <w:szCs w:val="22"/>
        </w:rPr>
        <w:t>2</w:t>
      </w:r>
      <w:r w:rsidRPr="00612AD4">
        <w:rPr>
          <w:color w:val="000000" w:themeColor="text1"/>
          <w:sz w:val="22"/>
          <w:szCs w:val="22"/>
        </w:rPr>
        <w:t xml:space="preserve"> listed variables that will be deployed later in the formula:</w:t>
      </w:r>
    </w:p>
    <w:p w14:paraId="4AFAB5FE" w14:textId="6A4EE197" w:rsidR="139B8998" w:rsidRPr="00612AD4" w:rsidRDefault="139B8998" w:rsidP="00B679A9">
      <w:pPr>
        <w:spacing w:line="480" w:lineRule="auto"/>
        <w:jc w:val="center"/>
        <w:rPr>
          <w:sz w:val="22"/>
          <w:szCs w:val="22"/>
        </w:rPr>
      </w:pPr>
      <w:r w:rsidRPr="00612AD4">
        <w:rPr>
          <w:noProof/>
          <w:sz w:val="22"/>
          <w:szCs w:val="22"/>
        </w:rPr>
        <w:drawing>
          <wp:inline distT="0" distB="0" distL="0" distR="0" wp14:anchorId="2513C3F6" wp14:editId="24D7D22E">
            <wp:extent cx="3752850" cy="17409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10840"/>
                    <a:stretch/>
                  </pic:blipFill>
                  <pic:spPr bwMode="auto">
                    <a:xfrm>
                      <a:off x="0" y="0"/>
                      <a:ext cx="3752850" cy="1740958"/>
                    </a:xfrm>
                    <a:prstGeom prst="rect">
                      <a:avLst/>
                    </a:prstGeom>
                    <a:ln>
                      <a:noFill/>
                    </a:ln>
                    <a:extLst>
                      <a:ext uri="{53640926-AAD7-44D8-BBD7-CCE9431645EC}">
                        <a14:shadowObscured xmlns:a14="http://schemas.microsoft.com/office/drawing/2010/main"/>
                      </a:ext>
                    </a:extLst>
                  </pic:spPr>
                </pic:pic>
              </a:graphicData>
            </a:graphic>
          </wp:inline>
        </w:drawing>
      </w:r>
    </w:p>
    <w:p w14:paraId="1AC602F6" w14:textId="167C09F0" w:rsidR="139B8998" w:rsidRPr="00612AD4" w:rsidRDefault="139B8998" w:rsidP="007F2449">
      <w:pPr>
        <w:spacing w:line="480" w:lineRule="auto"/>
        <w:jc w:val="both"/>
        <w:rPr>
          <w:sz w:val="22"/>
          <w:szCs w:val="22"/>
        </w:rPr>
      </w:pPr>
      <w:r w:rsidRPr="00612AD4">
        <w:rPr>
          <w:color w:val="000000" w:themeColor="text1"/>
          <w:sz w:val="22"/>
          <w:szCs w:val="22"/>
        </w:rPr>
        <w:t>There are four steps to pass through LSTM:</w:t>
      </w:r>
    </w:p>
    <w:p w14:paraId="77BDE502" w14:textId="77777777" w:rsidR="007D63D1" w:rsidRPr="00CA44D2" w:rsidRDefault="007D63D1" w:rsidP="007F2449">
      <w:pPr>
        <w:spacing w:line="480" w:lineRule="auto"/>
        <w:jc w:val="both"/>
        <w:rPr>
          <w:color w:val="000000" w:themeColor="text1"/>
          <w:sz w:val="22"/>
          <w:szCs w:val="22"/>
        </w:rPr>
      </w:pPr>
      <w:r w:rsidRPr="00CA44D2">
        <w:rPr>
          <w:color w:val="000000" w:themeColor="text1"/>
          <w:sz w:val="22"/>
          <w:szCs w:val="22"/>
        </w:rPr>
        <w:t xml:space="preserve">The first step is to determine which part of the input vector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h</m:t>
            </m:r>
          </m:e>
          <m:sub>
            <m:r>
              <w:rPr>
                <w:rFonts w:ascii="Cambria Math" w:hAnsi="Cambria Math"/>
                <w:color w:val="000000" w:themeColor="text1"/>
                <w:sz w:val="22"/>
                <w:szCs w:val="22"/>
              </w:rPr>
              <m:t>t</m:t>
            </m:r>
            <m:r>
              <m:rPr>
                <m:sty m:val="p"/>
              </m:rPr>
              <w:rPr>
                <w:rFonts w:ascii="Cambria Math" w:hAnsi="Cambria Math"/>
                <w:color w:val="000000" w:themeColor="text1"/>
                <w:sz w:val="22"/>
                <w:szCs w:val="22"/>
              </w:rPr>
              <m:t>-1</m:t>
            </m:r>
          </m:sub>
        </m:sSub>
      </m:oMath>
      <w:r w:rsidRPr="00CA44D2">
        <w:rPr>
          <w:color w:val="000000" w:themeColor="text1"/>
          <w:sz w:val="22"/>
          <w:szCs w:val="22"/>
        </w:rPr>
        <w:t xml:space="preserve"> should be removed. Let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t</m:t>
            </m:r>
          </m:sub>
        </m:sSub>
      </m:oMath>
      <w:r w:rsidRPr="00CA44D2">
        <w:rPr>
          <w:rFonts w:hint="eastAsia"/>
          <w:color w:val="000000" w:themeColor="text1"/>
          <w:sz w:val="22"/>
          <w:szCs w:val="22"/>
        </w:rPr>
        <w:t xml:space="preserve"> </w:t>
      </w:r>
      <w:r w:rsidRPr="00CA44D2">
        <w:rPr>
          <w:color w:val="000000" w:themeColor="text1"/>
          <w:sz w:val="22"/>
          <w:szCs w:val="22"/>
        </w:rPr>
        <w:t xml:space="preserve">denotes the activation value of forget gates at time </w:t>
      </w:r>
      <m:oMath>
        <m:r>
          <w:rPr>
            <w:rFonts w:ascii="Cambria Math" w:hAnsi="Cambria Math"/>
            <w:color w:val="000000" w:themeColor="text1"/>
            <w:sz w:val="22"/>
            <w:szCs w:val="22"/>
          </w:rPr>
          <m:t>t</m:t>
        </m:r>
      </m:oMath>
      <w:r w:rsidRPr="00CA44D2">
        <w:rPr>
          <w:color w:val="000000" w:themeColor="text1"/>
          <w:sz w:val="22"/>
          <w:szCs w:val="22"/>
        </w:rPr>
        <w:t xml:space="preserve">, then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t</m:t>
            </m:r>
          </m:sub>
        </m:sSub>
      </m:oMath>
      <w:r w:rsidRPr="00CA44D2">
        <w:rPr>
          <w:rFonts w:hint="eastAsia"/>
          <w:color w:val="000000" w:themeColor="text1"/>
          <w:sz w:val="22"/>
          <w:szCs w:val="22"/>
        </w:rPr>
        <w:t xml:space="preserve"> </w:t>
      </w:r>
      <w:r w:rsidRPr="00CA44D2">
        <w:rPr>
          <w:color w:val="000000" w:themeColor="text1"/>
          <w:sz w:val="22"/>
          <w:szCs w:val="22"/>
        </w:rPr>
        <w:t xml:space="preserve">depends mainly on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h</m:t>
            </m:r>
          </m:e>
          <m:sub>
            <m:r>
              <w:rPr>
                <w:rFonts w:ascii="Cambria Math" w:hAnsi="Cambria Math"/>
                <w:color w:val="000000" w:themeColor="text1"/>
                <w:sz w:val="22"/>
                <w:szCs w:val="22"/>
              </w:rPr>
              <m:t>t</m:t>
            </m:r>
            <m:r>
              <m:rPr>
                <m:sty m:val="p"/>
              </m:rPr>
              <w:rPr>
                <w:rFonts w:ascii="Cambria Math" w:hAnsi="Cambria Math"/>
                <w:color w:val="000000" w:themeColor="text1"/>
                <w:sz w:val="22"/>
                <w:szCs w:val="22"/>
              </w:rPr>
              <m:t>-1</m:t>
            </m:r>
          </m:sub>
        </m:sSub>
      </m:oMath>
      <w:r w:rsidRPr="00CA44D2">
        <w:rPr>
          <w:rFonts w:hint="eastAsia"/>
          <w:color w:val="000000" w:themeColor="text1"/>
          <w:sz w:val="22"/>
          <w:szCs w:val="22"/>
        </w:rPr>
        <w:t xml:space="preserve"> </w:t>
      </w:r>
      <w:r w:rsidRPr="00CA44D2">
        <w:rPr>
          <w:color w:val="000000" w:themeColor="text1"/>
          <w:sz w:val="22"/>
          <w:szCs w:val="22"/>
        </w:rPr>
        <w:t xml:space="preserve">and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t</m:t>
            </m:r>
          </m:sub>
        </m:sSub>
      </m:oMath>
      <w:r w:rsidRPr="00CA44D2">
        <w:rPr>
          <w:color w:val="000000" w:themeColor="text1"/>
          <w:sz w:val="22"/>
          <w:szCs w:val="22"/>
        </w:rPr>
        <w:t xml:space="preserve">. The sigmoid layer forces the output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t</m:t>
            </m:r>
          </m:sub>
        </m:sSub>
        <m:r>
          <m:rPr>
            <m:sty m:val="p"/>
          </m:rPr>
          <w:rPr>
            <w:rFonts w:ascii="Cambria Math" w:hAnsi="Cambria Math"/>
            <w:color w:val="000000" w:themeColor="text1"/>
            <w:sz w:val="22"/>
            <w:szCs w:val="22"/>
          </w:rPr>
          <m:t>∈[0, 1]</m:t>
        </m:r>
      </m:oMath>
      <w:r w:rsidRPr="00CA44D2">
        <w:rPr>
          <w:color w:val="000000" w:themeColor="text1"/>
          <w:sz w:val="22"/>
          <w:szCs w:val="22"/>
        </w:rPr>
        <w:t>, where no information will pass if</w:t>
      </w:r>
      <w:r w:rsidRPr="00CA44D2">
        <w:rPr>
          <w:rFonts w:hint="eastAsia"/>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t</m:t>
            </m:r>
          </m:sub>
        </m:sSub>
        <m:r>
          <m:rPr>
            <m:sty m:val="p"/>
          </m:rPr>
          <w:rPr>
            <w:rFonts w:ascii="Cambria Math" w:hAnsi="Cambria Math"/>
            <w:color w:val="000000" w:themeColor="text1"/>
            <w:sz w:val="22"/>
            <w:szCs w:val="22"/>
          </w:rPr>
          <m:t>=0</m:t>
        </m:r>
      </m:oMath>
      <w:r w:rsidRPr="00CA44D2">
        <w:rPr>
          <w:color w:val="000000" w:themeColor="text1"/>
          <w:sz w:val="22"/>
          <w:szCs w:val="22"/>
        </w:rPr>
        <w:t xml:space="preserve">:       </w:t>
      </w:r>
    </w:p>
    <w:p w14:paraId="56109ED5" w14:textId="147F28AF" w:rsidR="000958A6" w:rsidRPr="00B4308C" w:rsidRDefault="009712D5" w:rsidP="00B4308C">
      <w:pPr>
        <w:jc w:val="right"/>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f</m:t>
            </m:r>
          </m:e>
          <m:sub>
            <m:r>
              <w:rPr>
                <w:rFonts w:ascii="Cambria Math" w:hAnsi="Cambria Math"/>
                <w:color w:val="000000" w:themeColor="text1"/>
                <w:sz w:val="22"/>
                <w:szCs w:val="28"/>
              </w:rPr>
              <m:t>t</m:t>
            </m:r>
          </m:sub>
        </m:sSub>
        <m:r>
          <w:rPr>
            <w:rFonts w:ascii="Cambria Math" w:hAnsi="Cambria Math"/>
            <w:color w:val="000000" w:themeColor="text1"/>
            <w:sz w:val="22"/>
            <w:szCs w:val="28"/>
          </w:rPr>
          <m:t>=σ</m:t>
        </m:r>
        <m:d>
          <m:dPr>
            <m:begChr m:val="["/>
            <m:endChr m:val="]"/>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W</m:t>
                </m:r>
              </m:e>
              <m:sub>
                <m:r>
                  <w:rPr>
                    <w:rFonts w:ascii="Cambria Math" w:hAnsi="Cambria Math"/>
                    <w:color w:val="000000" w:themeColor="text1"/>
                    <w:sz w:val="22"/>
                    <w:szCs w:val="28"/>
                  </w:rPr>
                  <m:t>f</m:t>
                </m:r>
              </m:sub>
            </m:sSub>
            <m:r>
              <w:rPr>
                <w:rFonts w:ascii="Cambria Math" w:hAnsi="Cambria Math"/>
                <w:color w:val="000000" w:themeColor="text1"/>
                <w:sz w:val="22"/>
                <w:szCs w:val="28"/>
              </w:rPr>
              <m:t>×</m:t>
            </m:r>
            <m:d>
              <m:dPr>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X</m:t>
                    </m:r>
                  </m:e>
                  <m:sub>
                    <m:r>
                      <w:rPr>
                        <w:rFonts w:ascii="Cambria Math" w:hAnsi="Cambria Math"/>
                        <w:color w:val="000000" w:themeColor="text1"/>
                        <w:sz w:val="22"/>
                        <w:szCs w:val="28"/>
                      </w:rPr>
                      <m:t>t</m:t>
                    </m:r>
                  </m:sub>
                </m:sSub>
              </m:e>
            </m:d>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b</m:t>
                </m:r>
              </m:e>
              <m:sub>
                <m:r>
                  <w:rPr>
                    <w:rFonts w:ascii="Cambria Math" w:hAnsi="Cambria Math"/>
                    <w:color w:val="000000" w:themeColor="text1"/>
                    <w:sz w:val="22"/>
                    <w:szCs w:val="28"/>
                  </w:rPr>
                  <m:t>f</m:t>
                </m:r>
              </m:sub>
            </m:sSub>
          </m:e>
        </m:d>
      </m:oMath>
      <w:r w:rsidR="000958A6">
        <w:rPr>
          <w:rFonts w:hint="eastAsia"/>
          <w:color w:val="000000" w:themeColor="text1"/>
          <w:sz w:val="22"/>
          <w:szCs w:val="28"/>
        </w:rPr>
        <w:t xml:space="preserve"> </w:t>
      </w:r>
      <w:r w:rsidR="000958A6">
        <w:rPr>
          <w:color w:val="000000" w:themeColor="text1"/>
          <w:sz w:val="22"/>
          <w:szCs w:val="28"/>
        </w:rPr>
        <w:t xml:space="preserve">                               </w:t>
      </w:r>
      <w:r w:rsidR="000958A6">
        <w:rPr>
          <w:rFonts w:hint="eastAsia"/>
          <w:color w:val="000000" w:themeColor="text1"/>
          <w:sz w:val="22"/>
          <w:szCs w:val="28"/>
        </w:rPr>
        <w:t>(</w:t>
      </w:r>
      <w:r w:rsidR="00B967F7">
        <w:rPr>
          <w:color w:val="000000" w:themeColor="text1"/>
          <w:sz w:val="22"/>
          <w:szCs w:val="28"/>
        </w:rPr>
        <w:t>2</w:t>
      </w:r>
      <w:r w:rsidR="000958A6">
        <w:rPr>
          <w:color w:val="000000" w:themeColor="text1"/>
          <w:sz w:val="22"/>
          <w:szCs w:val="28"/>
        </w:rPr>
        <w:t>)</w:t>
      </w:r>
    </w:p>
    <w:p w14:paraId="72BDC672" w14:textId="63687159" w:rsidR="139B8998" w:rsidRPr="00612AD4" w:rsidRDefault="139B8998" w:rsidP="001E4145">
      <w:pPr>
        <w:spacing w:line="480" w:lineRule="auto"/>
        <w:jc w:val="both"/>
        <w:rPr>
          <w:sz w:val="22"/>
          <w:szCs w:val="22"/>
        </w:rPr>
      </w:pPr>
      <w:r w:rsidRPr="00612AD4">
        <w:rPr>
          <w:color w:val="000000" w:themeColor="text1"/>
          <w:sz w:val="22"/>
          <w:szCs w:val="22"/>
        </w:rPr>
        <w:t>The second step is to add additional information to the previous matrix, which consists of two parts: using a sigmoid layer to help decide which information will pass and computing the candidate vector which passes the Tanh layer. Let it, kt denote the activation function of the input gate and the candidate vector, respectively:</w:t>
      </w:r>
    </w:p>
    <w:p w14:paraId="42DE5864" w14:textId="0ED66FE0" w:rsidR="00632B0F" w:rsidRPr="006A5BDA" w:rsidRDefault="009712D5" w:rsidP="00632B0F">
      <w:pPr>
        <w:jc w:val="right"/>
        <w:rPr>
          <w:color w:val="000000" w:themeColor="text1"/>
          <w:sz w:val="22"/>
          <w:szCs w:val="28"/>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i</m:t>
            </m:r>
          </m:e>
          <m:sub>
            <m:r>
              <w:rPr>
                <w:rFonts w:ascii="Cambria Math" w:hAnsi="Cambria Math"/>
                <w:color w:val="000000" w:themeColor="text1"/>
                <w:sz w:val="22"/>
                <w:szCs w:val="28"/>
              </w:rPr>
              <m:t>t</m:t>
            </m:r>
          </m:sub>
        </m:sSub>
        <m:r>
          <w:rPr>
            <w:rFonts w:ascii="Cambria Math" w:hAnsi="Cambria Math"/>
            <w:color w:val="000000" w:themeColor="text1"/>
            <w:sz w:val="22"/>
            <w:szCs w:val="28"/>
          </w:rPr>
          <m:t>=σ</m:t>
        </m:r>
        <m:d>
          <m:dPr>
            <m:begChr m:val="["/>
            <m:endChr m:val="]"/>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W</m:t>
                </m:r>
              </m:e>
              <m:sub>
                <m:r>
                  <w:rPr>
                    <w:rFonts w:ascii="Cambria Math" w:hAnsi="Cambria Math"/>
                    <w:color w:val="000000" w:themeColor="text1"/>
                    <w:sz w:val="22"/>
                    <w:szCs w:val="28"/>
                  </w:rPr>
                  <m:t>i</m:t>
                </m:r>
              </m:sub>
            </m:sSub>
            <m:r>
              <w:rPr>
                <w:rFonts w:ascii="Cambria Math" w:hAnsi="Cambria Math"/>
                <w:color w:val="000000" w:themeColor="text1"/>
                <w:sz w:val="22"/>
                <w:szCs w:val="28"/>
              </w:rPr>
              <m:t>×</m:t>
            </m:r>
            <m:d>
              <m:dPr>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X</m:t>
                    </m:r>
                  </m:e>
                  <m:sub>
                    <m:r>
                      <w:rPr>
                        <w:rFonts w:ascii="Cambria Math" w:hAnsi="Cambria Math"/>
                        <w:color w:val="000000" w:themeColor="text1"/>
                        <w:sz w:val="22"/>
                        <w:szCs w:val="28"/>
                      </w:rPr>
                      <m:t>t</m:t>
                    </m:r>
                  </m:sub>
                </m:sSub>
              </m:e>
            </m:d>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b</m:t>
                </m:r>
              </m:e>
              <m:sub>
                <m:r>
                  <w:rPr>
                    <w:rFonts w:ascii="Cambria Math" w:hAnsi="Cambria Math"/>
                    <w:color w:val="000000" w:themeColor="text1"/>
                    <w:sz w:val="22"/>
                    <w:szCs w:val="28"/>
                  </w:rPr>
                  <m:t>i</m:t>
                </m:r>
              </m:sub>
            </m:sSub>
          </m:e>
        </m:d>
      </m:oMath>
      <w:r w:rsidR="00632B0F">
        <w:rPr>
          <w:rFonts w:hint="eastAsia"/>
          <w:color w:val="000000" w:themeColor="text1"/>
          <w:sz w:val="22"/>
          <w:szCs w:val="28"/>
        </w:rPr>
        <w:t xml:space="preserve"> </w:t>
      </w:r>
      <w:r w:rsidR="00632B0F">
        <w:rPr>
          <w:color w:val="000000" w:themeColor="text1"/>
          <w:sz w:val="22"/>
          <w:szCs w:val="28"/>
        </w:rPr>
        <w:t xml:space="preserve">                               </w:t>
      </w:r>
      <w:r w:rsidR="00632B0F">
        <w:rPr>
          <w:rFonts w:hint="eastAsia"/>
          <w:color w:val="000000" w:themeColor="text1"/>
          <w:sz w:val="22"/>
          <w:szCs w:val="28"/>
        </w:rPr>
        <w:t>(</w:t>
      </w:r>
      <w:r w:rsidR="00B967F7">
        <w:rPr>
          <w:color w:val="000000" w:themeColor="text1"/>
          <w:sz w:val="22"/>
          <w:szCs w:val="28"/>
        </w:rPr>
        <w:t>3</w:t>
      </w:r>
      <w:r w:rsidR="00632B0F">
        <w:rPr>
          <w:color w:val="000000" w:themeColor="text1"/>
          <w:sz w:val="22"/>
          <w:szCs w:val="28"/>
        </w:rPr>
        <w:t>)</w:t>
      </w:r>
    </w:p>
    <w:p w14:paraId="66F1C03A" w14:textId="1E9E2C4E" w:rsidR="00632B0F" w:rsidRPr="006A5BDA" w:rsidRDefault="009712D5" w:rsidP="00632B0F">
      <w:pPr>
        <w:jc w:val="right"/>
        <w:rPr>
          <w:color w:val="000000" w:themeColor="text1"/>
          <w:sz w:val="22"/>
          <w:szCs w:val="28"/>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k</m:t>
            </m:r>
          </m:e>
          <m:sub>
            <m:r>
              <w:rPr>
                <w:rFonts w:ascii="Cambria Math" w:hAnsi="Cambria Math"/>
                <w:color w:val="000000" w:themeColor="text1"/>
                <w:sz w:val="22"/>
                <w:szCs w:val="28"/>
              </w:rPr>
              <m:t>t</m:t>
            </m:r>
          </m:sub>
        </m:sSub>
        <m:r>
          <w:rPr>
            <w:rFonts w:ascii="Cambria Math" w:hAnsi="Cambria Math"/>
            <w:color w:val="000000" w:themeColor="text1"/>
            <w:sz w:val="22"/>
            <w:szCs w:val="28"/>
          </w:rPr>
          <m:t>=</m:t>
        </m:r>
        <m:r>
          <m:rPr>
            <m:sty m:val="p"/>
          </m:rPr>
          <w:rPr>
            <w:rFonts w:ascii="Cambria Math" w:hAnsi="Cambria Math"/>
            <w:color w:val="000000" w:themeColor="text1"/>
            <w:sz w:val="22"/>
            <w:szCs w:val="28"/>
          </w:rPr>
          <m:t>tanh⁡</m:t>
        </m:r>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W</m:t>
            </m:r>
          </m:e>
          <m:sub>
            <m:r>
              <w:rPr>
                <w:rFonts w:ascii="Cambria Math" w:hAnsi="Cambria Math"/>
                <w:color w:val="000000" w:themeColor="text1"/>
                <w:sz w:val="22"/>
                <w:szCs w:val="28"/>
              </w:rPr>
              <m:t>k</m:t>
            </m:r>
          </m:sub>
        </m:sSub>
        <m:r>
          <w:rPr>
            <w:rFonts w:ascii="Cambria Math" w:hAnsi="Cambria Math"/>
            <w:color w:val="000000" w:themeColor="text1"/>
            <w:sz w:val="22"/>
            <w:szCs w:val="28"/>
          </w:rPr>
          <m:t>×</m:t>
        </m:r>
        <m:d>
          <m:dPr>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X</m:t>
                </m:r>
              </m:e>
              <m:sub>
                <m:r>
                  <w:rPr>
                    <w:rFonts w:ascii="Cambria Math" w:hAnsi="Cambria Math"/>
                    <w:color w:val="000000" w:themeColor="text1"/>
                    <w:sz w:val="22"/>
                    <w:szCs w:val="28"/>
                  </w:rPr>
                  <m:t>t</m:t>
                </m:r>
              </m:sub>
            </m:sSub>
          </m:e>
        </m:d>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b</m:t>
            </m:r>
          </m:e>
          <m:sub>
            <m:r>
              <w:rPr>
                <w:rFonts w:ascii="Cambria Math" w:hAnsi="Cambria Math"/>
                <w:color w:val="000000" w:themeColor="text1"/>
                <w:sz w:val="22"/>
                <w:szCs w:val="28"/>
              </w:rPr>
              <m:t>k</m:t>
            </m:r>
          </m:sub>
        </m:sSub>
        <m:r>
          <w:rPr>
            <w:rFonts w:ascii="Cambria Math" w:hAnsi="Cambria Math"/>
            <w:color w:val="000000" w:themeColor="text1"/>
            <w:sz w:val="22"/>
            <w:szCs w:val="28"/>
          </w:rPr>
          <m:t>]</m:t>
        </m:r>
      </m:oMath>
      <w:r w:rsidR="00632B0F">
        <w:rPr>
          <w:rFonts w:hint="eastAsia"/>
          <w:color w:val="000000" w:themeColor="text1"/>
          <w:sz w:val="22"/>
          <w:szCs w:val="28"/>
        </w:rPr>
        <w:t xml:space="preserve"> </w:t>
      </w:r>
      <w:r w:rsidR="00632B0F">
        <w:rPr>
          <w:color w:val="000000" w:themeColor="text1"/>
          <w:sz w:val="22"/>
          <w:szCs w:val="28"/>
        </w:rPr>
        <w:t xml:space="preserve">                            </w:t>
      </w:r>
      <w:r w:rsidR="00632B0F">
        <w:rPr>
          <w:rFonts w:hint="eastAsia"/>
          <w:color w:val="000000" w:themeColor="text1"/>
          <w:sz w:val="22"/>
          <w:szCs w:val="28"/>
        </w:rPr>
        <w:t>(</w:t>
      </w:r>
      <w:r w:rsidR="00B967F7">
        <w:rPr>
          <w:color w:val="000000" w:themeColor="text1"/>
          <w:sz w:val="22"/>
          <w:szCs w:val="28"/>
        </w:rPr>
        <w:t>4</w:t>
      </w:r>
      <w:r w:rsidR="00632B0F">
        <w:rPr>
          <w:color w:val="000000" w:themeColor="text1"/>
          <w:sz w:val="22"/>
          <w:szCs w:val="28"/>
        </w:rPr>
        <w:t>)</w:t>
      </w:r>
    </w:p>
    <w:p w14:paraId="78CEA46F" w14:textId="307BD4D5" w:rsidR="139B8998" w:rsidRPr="00612AD4" w:rsidRDefault="139B8998" w:rsidP="001E4145">
      <w:pPr>
        <w:spacing w:line="480" w:lineRule="auto"/>
        <w:jc w:val="both"/>
        <w:rPr>
          <w:sz w:val="22"/>
          <w:szCs w:val="22"/>
        </w:rPr>
      </w:pPr>
      <w:r w:rsidRPr="00612AD4">
        <w:rPr>
          <w:color w:val="000000" w:themeColor="text1"/>
          <w:sz w:val="22"/>
          <w:szCs w:val="22"/>
        </w:rPr>
        <w:t>The third step is to combine the first and the second step by multiplying the information and their corresponding weights (activation values):</w:t>
      </w:r>
    </w:p>
    <w:p w14:paraId="1A551006" w14:textId="362D02D2" w:rsidR="139B8998" w:rsidRPr="00612AD4" w:rsidRDefault="009712D5" w:rsidP="000B5616">
      <w:pPr>
        <w:spacing w:line="480" w:lineRule="auto"/>
        <w:jc w:val="right"/>
        <w:rPr>
          <w:sz w:val="22"/>
          <w:szCs w:val="22"/>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C</m:t>
            </m:r>
          </m:e>
          <m:sub>
            <m:r>
              <w:rPr>
                <w:rFonts w:ascii="Cambria Math" w:hAnsi="Cambria Math"/>
                <w:color w:val="000000" w:themeColor="text1"/>
                <w:sz w:val="22"/>
                <w:szCs w:val="28"/>
              </w:rPr>
              <m:t>t</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f</m:t>
            </m:r>
          </m:e>
          <m:sub>
            <m:r>
              <w:rPr>
                <w:rFonts w:ascii="Cambria Math" w:hAnsi="Cambria Math"/>
                <w:color w:val="000000" w:themeColor="text1"/>
                <w:sz w:val="22"/>
                <w:szCs w:val="28"/>
              </w:rPr>
              <m:t>t</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C</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i</m:t>
            </m:r>
          </m:e>
          <m:sub>
            <m:r>
              <w:rPr>
                <w:rFonts w:ascii="Cambria Math" w:hAnsi="Cambria Math"/>
                <w:color w:val="000000" w:themeColor="text1"/>
                <w:sz w:val="22"/>
                <w:szCs w:val="28"/>
              </w:rPr>
              <m:t>t</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k</m:t>
            </m:r>
          </m:e>
          <m:sub>
            <m:r>
              <w:rPr>
                <w:rFonts w:ascii="Cambria Math" w:hAnsi="Cambria Math"/>
                <w:color w:val="000000" w:themeColor="text1"/>
                <w:sz w:val="22"/>
                <w:szCs w:val="28"/>
              </w:rPr>
              <m:t>t</m:t>
            </m:r>
          </m:sub>
        </m:sSub>
      </m:oMath>
      <w:r w:rsidR="006E692F">
        <w:rPr>
          <w:rFonts w:hint="eastAsia"/>
          <w:color w:val="000000" w:themeColor="text1"/>
          <w:sz w:val="22"/>
          <w:szCs w:val="28"/>
        </w:rPr>
        <w:t xml:space="preserve"> </w:t>
      </w:r>
      <w:r w:rsidR="006E692F">
        <w:rPr>
          <w:color w:val="000000" w:themeColor="text1"/>
          <w:sz w:val="22"/>
          <w:szCs w:val="28"/>
        </w:rPr>
        <w:t xml:space="preserve">                                </w:t>
      </w:r>
      <w:r w:rsidR="006E692F">
        <w:rPr>
          <w:rFonts w:hint="eastAsia"/>
          <w:color w:val="000000" w:themeColor="text1"/>
          <w:sz w:val="22"/>
          <w:szCs w:val="28"/>
        </w:rPr>
        <w:t>(</w:t>
      </w:r>
      <w:r w:rsidR="00B967F7">
        <w:rPr>
          <w:color w:val="000000" w:themeColor="text1"/>
          <w:sz w:val="22"/>
          <w:szCs w:val="28"/>
        </w:rPr>
        <w:t>5</w:t>
      </w:r>
      <w:r w:rsidR="006E692F">
        <w:rPr>
          <w:color w:val="000000" w:themeColor="text1"/>
          <w:sz w:val="22"/>
          <w:szCs w:val="28"/>
        </w:rPr>
        <w:t>)</w:t>
      </w:r>
    </w:p>
    <w:p w14:paraId="1EB2C556" w14:textId="15F01297" w:rsidR="139B8998" w:rsidRPr="00612AD4" w:rsidRDefault="139B8998" w:rsidP="00451AB9">
      <w:pPr>
        <w:spacing w:line="480" w:lineRule="auto"/>
        <w:jc w:val="both"/>
        <w:rPr>
          <w:sz w:val="22"/>
          <w:szCs w:val="22"/>
        </w:rPr>
      </w:pPr>
      <w:r w:rsidRPr="00612AD4">
        <w:rPr>
          <w:color w:val="000000" w:themeColor="text1"/>
          <w:sz w:val="22"/>
          <w:szCs w:val="22"/>
        </w:rPr>
        <w:t>The last part is to calculate the output of this LSTM model. Similar to the second step, denote qt to be the activation value of output:</w:t>
      </w:r>
    </w:p>
    <w:p w14:paraId="1E46BC80" w14:textId="50F1569B" w:rsidR="00C22EE2" w:rsidRPr="004F7C5E" w:rsidRDefault="009712D5" w:rsidP="00C22EE2">
      <w:pPr>
        <w:jc w:val="right"/>
        <w:rPr>
          <w:color w:val="000000" w:themeColor="text1"/>
          <w:sz w:val="22"/>
          <w:szCs w:val="28"/>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q</m:t>
            </m:r>
          </m:e>
          <m:sub>
            <m:r>
              <w:rPr>
                <w:rFonts w:ascii="Cambria Math" w:hAnsi="Cambria Math"/>
                <w:color w:val="000000" w:themeColor="text1"/>
                <w:sz w:val="22"/>
                <w:szCs w:val="28"/>
              </w:rPr>
              <m:t xml:space="preserve">t </m:t>
            </m:r>
          </m:sub>
        </m:sSub>
        <m:r>
          <w:rPr>
            <w:rFonts w:ascii="Cambria Math" w:hAnsi="Cambria Math"/>
            <w:color w:val="000000" w:themeColor="text1"/>
            <w:sz w:val="22"/>
            <w:szCs w:val="28"/>
          </w:rPr>
          <m:t>=σ[</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W</m:t>
            </m:r>
          </m:e>
          <m:sub>
            <m:r>
              <w:rPr>
                <w:rFonts w:ascii="Cambria Math" w:hAnsi="Cambria Math"/>
                <w:color w:val="000000" w:themeColor="text1"/>
                <w:sz w:val="22"/>
                <w:szCs w:val="28"/>
              </w:rPr>
              <m:t>q</m:t>
            </m:r>
          </m:sub>
        </m:sSub>
        <m:r>
          <w:rPr>
            <w:rFonts w:ascii="Cambria Math" w:hAnsi="Cambria Math"/>
            <w:color w:val="000000" w:themeColor="text1"/>
            <w:sz w:val="22"/>
            <w:szCs w:val="28"/>
          </w:rPr>
          <m:t>×</m:t>
        </m:r>
        <m:d>
          <m:dPr>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X</m:t>
                </m:r>
              </m:e>
              <m:sub>
                <m:r>
                  <w:rPr>
                    <w:rFonts w:ascii="Cambria Math" w:hAnsi="Cambria Math"/>
                    <w:color w:val="000000" w:themeColor="text1"/>
                    <w:sz w:val="22"/>
                    <w:szCs w:val="28"/>
                  </w:rPr>
                  <m:t>t</m:t>
                </m:r>
              </m:sub>
            </m:sSub>
          </m:e>
        </m:d>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b</m:t>
            </m:r>
          </m:e>
          <m:sub>
            <m:r>
              <w:rPr>
                <w:rFonts w:ascii="Cambria Math" w:hAnsi="Cambria Math"/>
                <w:color w:val="000000" w:themeColor="text1"/>
                <w:sz w:val="22"/>
                <w:szCs w:val="28"/>
              </w:rPr>
              <m:t>q</m:t>
            </m:r>
          </m:sub>
        </m:sSub>
        <m:r>
          <w:rPr>
            <w:rFonts w:ascii="Cambria Math" w:hAnsi="Cambria Math"/>
            <w:color w:val="000000" w:themeColor="text1"/>
            <w:sz w:val="22"/>
            <w:szCs w:val="28"/>
          </w:rPr>
          <m:t>]</m:t>
        </m:r>
      </m:oMath>
      <w:r w:rsidR="00C22EE2">
        <w:rPr>
          <w:rFonts w:hint="eastAsia"/>
          <w:color w:val="000000" w:themeColor="text1"/>
          <w:sz w:val="22"/>
          <w:szCs w:val="28"/>
        </w:rPr>
        <w:t xml:space="preserve"> </w:t>
      </w:r>
      <w:r w:rsidR="00C22EE2">
        <w:rPr>
          <w:color w:val="000000" w:themeColor="text1"/>
          <w:sz w:val="22"/>
          <w:szCs w:val="28"/>
        </w:rPr>
        <w:t xml:space="preserve">                             (</w:t>
      </w:r>
      <w:r w:rsidR="00B967F7">
        <w:rPr>
          <w:color w:val="000000" w:themeColor="text1"/>
          <w:sz w:val="22"/>
          <w:szCs w:val="28"/>
        </w:rPr>
        <w:t>6</w:t>
      </w:r>
      <w:r w:rsidR="00C22EE2">
        <w:rPr>
          <w:color w:val="000000" w:themeColor="text1"/>
          <w:sz w:val="22"/>
          <w:szCs w:val="28"/>
        </w:rPr>
        <w:t>)</w:t>
      </w:r>
    </w:p>
    <w:p w14:paraId="346103D8" w14:textId="38D22E70" w:rsidR="139B8998" w:rsidRPr="00612AD4" w:rsidRDefault="009712D5" w:rsidP="00C22EE2">
      <w:pPr>
        <w:spacing w:line="480" w:lineRule="auto"/>
        <w:jc w:val="right"/>
        <w:rPr>
          <w:sz w:val="22"/>
          <w:szCs w:val="22"/>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q</m:t>
            </m:r>
          </m:e>
          <m:sub>
            <m:r>
              <w:rPr>
                <w:rFonts w:ascii="Cambria Math" w:hAnsi="Cambria Math"/>
                <w:color w:val="000000" w:themeColor="text1"/>
                <w:sz w:val="22"/>
                <w:szCs w:val="28"/>
              </w:rPr>
              <m:t xml:space="preserve">t </m:t>
            </m:r>
          </m:sub>
        </m:sSub>
        <m:r>
          <w:rPr>
            <w:rFonts w:ascii="Cambria Math" w:hAnsi="Cambria Math"/>
            <w:color w:val="000000" w:themeColor="text1"/>
            <w:sz w:val="22"/>
            <w:szCs w:val="28"/>
          </w:rPr>
          <m:t>×</m:t>
        </m:r>
        <m:r>
          <m:rPr>
            <m:sty m:val="p"/>
          </m:rPr>
          <w:rPr>
            <w:rFonts w:ascii="Cambria Math" w:hAnsi="Cambria Math"/>
            <w:color w:val="000000" w:themeColor="text1"/>
            <w:sz w:val="22"/>
            <w:szCs w:val="28"/>
          </w:rPr>
          <m:t>tanh⁡</m:t>
        </m:r>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C</m:t>
            </m:r>
          </m:e>
          <m:sub>
            <m:r>
              <w:rPr>
                <w:rFonts w:ascii="Cambria Math" w:hAnsi="Cambria Math"/>
                <w:color w:val="000000" w:themeColor="text1"/>
                <w:sz w:val="22"/>
                <w:szCs w:val="28"/>
              </w:rPr>
              <m:t>t</m:t>
            </m:r>
          </m:sub>
        </m:sSub>
        <m:r>
          <w:rPr>
            <w:rFonts w:ascii="Cambria Math" w:hAnsi="Cambria Math"/>
            <w:color w:val="000000" w:themeColor="text1"/>
            <w:sz w:val="22"/>
            <w:szCs w:val="28"/>
          </w:rPr>
          <m:t>)</m:t>
        </m:r>
      </m:oMath>
      <w:r w:rsidR="00C22EE2">
        <w:rPr>
          <w:rFonts w:hint="eastAsia"/>
          <w:color w:val="000000" w:themeColor="text1"/>
          <w:sz w:val="22"/>
          <w:szCs w:val="28"/>
        </w:rPr>
        <w:t xml:space="preserve"> </w:t>
      </w:r>
      <w:r w:rsidR="00C22EE2">
        <w:rPr>
          <w:color w:val="000000" w:themeColor="text1"/>
          <w:sz w:val="22"/>
          <w:szCs w:val="28"/>
        </w:rPr>
        <w:t xml:space="preserve">                                 </w:t>
      </w:r>
      <w:r w:rsidR="00C22EE2">
        <w:rPr>
          <w:rFonts w:hint="eastAsia"/>
          <w:color w:val="000000" w:themeColor="text1"/>
          <w:sz w:val="22"/>
          <w:szCs w:val="28"/>
        </w:rPr>
        <w:t>(</w:t>
      </w:r>
      <w:r w:rsidR="00B967F7">
        <w:rPr>
          <w:color w:val="000000" w:themeColor="text1"/>
          <w:sz w:val="22"/>
          <w:szCs w:val="28"/>
        </w:rPr>
        <w:t>7</w:t>
      </w:r>
      <w:r w:rsidR="00C22EE2">
        <w:rPr>
          <w:color w:val="000000" w:themeColor="text1"/>
          <w:sz w:val="22"/>
          <w:szCs w:val="28"/>
        </w:rPr>
        <w:t>)</w:t>
      </w:r>
    </w:p>
    <w:p w14:paraId="3EFD146A" w14:textId="419847E1" w:rsidR="139B8998" w:rsidDel="00FA1526" w:rsidRDefault="139B8998" w:rsidP="00FA1526">
      <w:pPr>
        <w:spacing w:line="480" w:lineRule="auto"/>
        <w:rPr>
          <w:del w:id="15" w:author="杨 文杰" w:date="2020-09-03T06:18:00Z"/>
        </w:rPr>
      </w:pPr>
      <w:r w:rsidRPr="00612AD4">
        <w:rPr>
          <w:b/>
          <w:bCs/>
          <w:color w:val="000000" w:themeColor="text1"/>
          <w:sz w:val="22"/>
          <w:szCs w:val="22"/>
        </w:rPr>
        <w:t>3.2 Workflow</w:t>
      </w:r>
    </w:p>
    <w:p w14:paraId="0A0A49B3" w14:textId="77777777" w:rsidR="00FA1526" w:rsidRPr="00612AD4" w:rsidRDefault="00FA1526" w:rsidP="000243BC">
      <w:pPr>
        <w:spacing w:line="480" w:lineRule="auto"/>
        <w:rPr>
          <w:ins w:id="16" w:author="杨 文杰" w:date="2020-09-03T06:18:00Z"/>
          <w:sz w:val="22"/>
          <w:szCs w:val="22"/>
        </w:rPr>
      </w:pPr>
    </w:p>
    <w:p w14:paraId="07EA3EE3" w14:textId="65DA2AA6" w:rsidR="00CD20F1" w:rsidRPr="002558A2" w:rsidRDefault="139B8998" w:rsidP="00FA1526">
      <w:pPr>
        <w:spacing w:line="480" w:lineRule="auto"/>
        <w:rPr>
          <w:rFonts w:eastAsia="宋体"/>
        </w:rPr>
        <w:pPrChange w:id="17" w:author="杨 文杰" w:date="2020-09-03T06:18:00Z">
          <w:pPr>
            <w:keepNext/>
            <w:spacing w:line="480" w:lineRule="auto"/>
            <w:jc w:val="both"/>
          </w:pPr>
        </w:pPrChange>
      </w:pPr>
      <w:r w:rsidRPr="002558A2">
        <w:t>As there are about 1219 data in a stock, thus each stock is divided into 1000 training data and 219</w:t>
      </w:r>
      <w:r w:rsidRPr="00612AD4">
        <w:rPr>
          <w:color w:val="000000" w:themeColor="text1"/>
          <w:sz w:val="22"/>
          <w:szCs w:val="22"/>
        </w:rPr>
        <w:t xml:space="preserve"> </w:t>
      </w:r>
      <w:proofErr w:type="spellStart"/>
      <w:r w:rsidR="00D51B72" w:rsidRPr="002558A2">
        <w:t>val</w:t>
      </w:r>
      <w:proofErr w:type="spellEnd"/>
      <w:r w:rsidR="00D51B72" w:rsidRPr="002558A2">
        <w:t>/test</w:t>
      </w:r>
      <w:r w:rsidRPr="002558A2">
        <w:t xml:space="preserve"> data. First, we plot the whole data to see the stock’s trend. Then, we train the training data through one Conv1D-LSTM layer, two LSTM layers and three Dense layers with “</w:t>
      </w:r>
      <w:proofErr w:type="spellStart"/>
      <w:r w:rsidRPr="002558A2">
        <w:t>ReLU</w:t>
      </w:r>
      <w:proofErr w:type="spellEnd"/>
      <w:r w:rsidRPr="002558A2">
        <w:t>” as activation functions and figure out the best learning rat</w:t>
      </w:r>
      <w:r w:rsidR="0014067A" w:rsidRPr="002558A2">
        <w:t>e and assign a proper callback method for exponential learning rate decay</w:t>
      </w:r>
      <w:r w:rsidRPr="002558A2">
        <w:t>. Later, we decide to consider “open price” and “turnover volume” as two important factors of stock price and use multistep model to build the corresponding neural network -- two LSTM layers and a Dense layer with “</w:t>
      </w:r>
      <w:proofErr w:type="spellStart"/>
      <w:r w:rsidRPr="002558A2">
        <w:t>ReLU</w:t>
      </w:r>
      <w:proofErr w:type="spellEnd"/>
      <w:r w:rsidRPr="002558A2">
        <w:t>” activation function. By comparing predicted values with the actual values, anomalous stock prices can be found.</w:t>
      </w:r>
      <w:r w:rsidR="000712B2" w:rsidRPr="002558A2">
        <w:rPr>
          <w:rFonts w:eastAsia="宋体"/>
        </w:rPr>
        <w:t xml:space="preserve"> </w:t>
      </w:r>
      <w:r w:rsidR="00133D42">
        <w:t>Figure 5</w:t>
      </w:r>
      <w:r w:rsidR="00B158BF" w:rsidRPr="002558A2">
        <w:t xml:space="preserve"> below reflects the exponential decline of the learning rate when training the data. </w:t>
      </w:r>
    </w:p>
    <w:p w14:paraId="15B11524" w14:textId="66488A30" w:rsidR="000712B2" w:rsidRDefault="000712B2" w:rsidP="000712B2">
      <w:pPr>
        <w:keepNext/>
        <w:spacing w:line="480" w:lineRule="auto"/>
        <w:jc w:val="center"/>
      </w:pPr>
      <w:r w:rsidRPr="004B2B26">
        <w:rPr>
          <w:rFonts w:eastAsia="宋体"/>
          <w:color w:val="000000"/>
          <w:sz w:val="22"/>
          <w:szCs w:val="22"/>
          <w:bdr w:val="none" w:sz="0" w:space="0" w:color="auto" w:frame="1"/>
        </w:rPr>
        <w:lastRenderedPageBreak/>
        <w:fldChar w:fldCharType="begin"/>
      </w:r>
      <w:r w:rsidRPr="004B2B26">
        <w:rPr>
          <w:rFonts w:eastAsia="宋体"/>
          <w:color w:val="000000"/>
          <w:sz w:val="22"/>
          <w:szCs w:val="22"/>
          <w:bdr w:val="none" w:sz="0" w:space="0" w:color="auto" w:frame="1"/>
        </w:rPr>
        <w:instrText xml:space="preserve"> INCLUDEPICTURE "https://lh6.googleusercontent.com/qoMmVo9wX8UVUg6FbGE6OQU5IGdckERbfP9cxm8WG4cBq4qz2gpQBUp_fsoXVF-7lNOqw2lsz2r7mCnamxQez1PxKYdmNvjZpxWxKRLFArO9pqqbBr9YYVpbXpfsw4DFtPgm-Cgu" \* MERGEFORMATINET </w:instrText>
      </w:r>
      <w:r w:rsidRPr="004B2B26">
        <w:rPr>
          <w:rFonts w:eastAsia="宋体"/>
          <w:color w:val="000000"/>
          <w:sz w:val="22"/>
          <w:szCs w:val="22"/>
          <w:bdr w:val="none" w:sz="0" w:space="0" w:color="auto" w:frame="1"/>
        </w:rPr>
        <w:fldChar w:fldCharType="separate"/>
      </w:r>
      <w:r w:rsidRPr="004B2B26">
        <w:rPr>
          <w:rFonts w:eastAsia="宋体"/>
          <w:noProof/>
          <w:color w:val="000000"/>
          <w:sz w:val="22"/>
          <w:szCs w:val="22"/>
          <w:bdr w:val="none" w:sz="0" w:space="0" w:color="auto" w:frame="1"/>
        </w:rPr>
        <w:drawing>
          <wp:inline distT="0" distB="0" distL="0" distR="0" wp14:anchorId="7F910807" wp14:editId="79EDFEDB">
            <wp:extent cx="3375025" cy="2277745"/>
            <wp:effectExtent l="0" t="0" r="3175"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5025" cy="2277745"/>
                    </a:xfrm>
                    <a:prstGeom prst="rect">
                      <a:avLst/>
                    </a:prstGeom>
                    <a:noFill/>
                    <a:ln>
                      <a:noFill/>
                    </a:ln>
                  </pic:spPr>
                </pic:pic>
              </a:graphicData>
            </a:graphic>
          </wp:inline>
        </w:drawing>
      </w:r>
      <w:r w:rsidRPr="004B2B26">
        <w:rPr>
          <w:rFonts w:eastAsia="宋体"/>
          <w:color w:val="000000"/>
          <w:sz w:val="22"/>
          <w:szCs w:val="22"/>
          <w:bdr w:val="none" w:sz="0" w:space="0" w:color="auto" w:frame="1"/>
        </w:rPr>
        <w:fldChar w:fldCharType="end"/>
      </w:r>
    </w:p>
    <w:p w14:paraId="14677A52" w14:textId="1A6D2BF6" w:rsidR="000712B2" w:rsidRPr="000712B2" w:rsidRDefault="000712B2" w:rsidP="000712B2">
      <w:pPr>
        <w:jc w:val="center"/>
        <w:rPr>
          <w:color w:val="000000" w:themeColor="text1"/>
          <w:sz w:val="22"/>
          <w:szCs w:val="22"/>
        </w:rPr>
      </w:pPr>
      <w:r w:rsidRPr="000712B2">
        <w:rPr>
          <w:color w:val="000000" w:themeColor="text1"/>
          <w:sz w:val="22"/>
          <w:szCs w:val="22"/>
        </w:rPr>
        <w:t xml:space="preserve">Figure </w:t>
      </w:r>
      <w:r w:rsidR="00015FB1">
        <w:rPr>
          <w:color w:val="000000" w:themeColor="text1"/>
          <w:sz w:val="22"/>
          <w:szCs w:val="22"/>
        </w:rPr>
        <w:t>5</w:t>
      </w:r>
      <w:r w:rsidRPr="000712B2">
        <w:rPr>
          <w:color w:val="000000" w:themeColor="text1"/>
          <w:sz w:val="22"/>
          <w:szCs w:val="22"/>
        </w:rPr>
        <w:t xml:space="preserve"> The Change of Learning Rate in Stock ‘</w:t>
      </w:r>
      <w:proofErr w:type="spellStart"/>
      <w:r w:rsidRPr="000712B2">
        <w:rPr>
          <w:color w:val="000000" w:themeColor="text1"/>
          <w:sz w:val="22"/>
          <w:szCs w:val="22"/>
        </w:rPr>
        <w:t>Beidouxingtong</w:t>
      </w:r>
      <w:proofErr w:type="spellEnd"/>
      <w:r w:rsidRPr="000712B2">
        <w:rPr>
          <w:color w:val="000000" w:themeColor="text1"/>
          <w:sz w:val="22"/>
          <w:szCs w:val="22"/>
        </w:rPr>
        <w:t>’</w:t>
      </w:r>
    </w:p>
    <w:p w14:paraId="1F9E05A5" w14:textId="4556221D" w:rsidR="139B8998" w:rsidRPr="000712B2" w:rsidRDefault="139B8998" w:rsidP="009712D5">
      <w:pPr>
        <w:pStyle w:val="a6"/>
        <w:rPr>
          <w:rFonts w:eastAsia="Calibri" w:cs="Calibri" w:hint="eastAsia"/>
          <w:sz w:val="22"/>
          <w:szCs w:val="22"/>
        </w:rPr>
        <w:pPrChange w:id="18" w:author="杨 文杰" w:date="2020-09-03T06:31:00Z">
          <w:pPr>
            <w:pStyle w:val="a6"/>
            <w:jc w:val="center"/>
          </w:pPr>
        </w:pPrChange>
      </w:pPr>
    </w:p>
    <w:p w14:paraId="0D8A6E1D" w14:textId="70E6752B" w:rsidR="139B8998" w:rsidRPr="00612AD4" w:rsidRDefault="139B8998" w:rsidP="000243BC">
      <w:pPr>
        <w:spacing w:line="480" w:lineRule="auto"/>
        <w:rPr>
          <w:b/>
          <w:bCs/>
          <w:color w:val="000000" w:themeColor="text1"/>
          <w:sz w:val="22"/>
          <w:szCs w:val="22"/>
        </w:rPr>
      </w:pPr>
      <w:r w:rsidRPr="00612AD4">
        <w:rPr>
          <w:b/>
          <w:bCs/>
          <w:color w:val="000000" w:themeColor="text1"/>
          <w:sz w:val="22"/>
          <w:szCs w:val="22"/>
        </w:rPr>
        <w:t>4. Result</w:t>
      </w:r>
    </w:p>
    <w:p w14:paraId="0591E9A4" w14:textId="1180F27B" w:rsidR="139B8998" w:rsidRDefault="139B8998" w:rsidP="000243BC">
      <w:pPr>
        <w:spacing w:line="480" w:lineRule="auto"/>
        <w:rPr>
          <w:b/>
          <w:bCs/>
          <w:color w:val="000000" w:themeColor="text1"/>
          <w:sz w:val="22"/>
          <w:szCs w:val="22"/>
        </w:rPr>
      </w:pPr>
      <w:r w:rsidRPr="00612AD4">
        <w:rPr>
          <w:b/>
          <w:bCs/>
          <w:color w:val="000000" w:themeColor="text1"/>
          <w:sz w:val="22"/>
          <w:szCs w:val="22"/>
        </w:rPr>
        <w:t>4.1 Model Performance</w:t>
      </w:r>
    </w:p>
    <w:p w14:paraId="63763BC6" w14:textId="7D366C96" w:rsidR="00B17FED" w:rsidRDefault="00E904D1" w:rsidP="000F6510">
      <w:pPr>
        <w:spacing w:line="480" w:lineRule="auto"/>
        <w:jc w:val="both"/>
        <w:rPr>
          <w:color w:val="000000" w:themeColor="text1"/>
          <w:sz w:val="22"/>
          <w:szCs w:val="22"/>
        </w:rPr>
      </w:pPr>
      <w:r>
        <w:rPr>
          <w:color w:val="000000" w:themeColor="text1"/>
          <w:sz w:val="22"/>
          <w:szCs w:val="22"/>
        </w:rPr>
        <w:t xml:space="preserve">In order to evaluate the model performance in training and </w:t>
      </w:r>
      <w:proofErr w:type="spellStart"/>
      <w:r>
        <w:rPr>
          <w:color w:val="000000" w:themeColor="text1"/>
          <w:sz w:val="22"/>
          <w:szCs w:val="22"/>
        </w:rPr>
        <w:t>val</w:t>
      </w:r>
      <w:proofErr w:type="spellEnd"/>
      <w:r>
        <w:rPr>
          <w:color w:val="000000" w:themeColor="text1"/>
          <w:sz w:val="22"/>
          <w:szCs w:val="22"/>
        </w:rPr>
        <w:t xml:space="preserve">/test dataset, we use MAE and MSE as our metrics. We use the first 1000 days open price and volume </w:t>
      </w:r>
      <w:r w:rsidR="00E26291">
        <w:rPr>
          <w:color w:val="000000" w:themeColor="text1"/>
          <w:sz w:val="22"/>
          <w:szCs w:val="22"/>
        </w:rPr>
        <w:t xml:space="preserve">as multivariant data and use the validation data set of 1001 to end for model tuning purpose. Figure </w:t>
      </w:r>
      <w:r w:rsidR="008C6819">
        <w:rPr>
          <w:color w:val="000000" w:themeColor="text1"/>
          <w:sz w:val="22"/>
          <w:szCs w:val="22"/>
        </w:rPr>
        <w:t>6</w:t>
      </w:r>
      <w:r w:rsidR="00635DD6">
        <w:rPr>
          <w:color w:val="000000" w:themeColor="text1"/>
          <w:sz w:val="22"/>
          <w:szCs w:val="22"/>
        </w:rPr>
        <w:t xml:space="preserve"> shows a predicted example of stock ‘60</w:t>
      </w:r>
      <w:r w:rsidR="00767E95">
        <w:rPr>
          <w:color w:val="000000" w:themeColor="text1"/>
          <w:sz w:val="22"/>
          <w:szCs w:val="22"/>
        </w:rPr>
        <w:t>3</w:t>
      </w:r>
      <w:r w:rsidR="00635DD6">
        <w:rPr>
          <w:color w:val="000000" w:themeColor="text1"/>
          <w:sz w:val="22"/>
          <w:szCs w:val="22"/>
        </w:rPr>
        <w:t xml:space="preserve">718’ using the Conv1D-LSTM model. </w:t>
      </w:r>
    </w:p>
    <w:p w14:paraId="62E0D077" w14:textId="76D620D6" w:rsidR="007D1DE0" w:rsidRDefault="00635DD6" w:rsidP="007D1DE0">
      <w:pPr>
        <w:keepNext/>
        <w:spacing w:line="480" w:lineRule="auto"/>
        <w:jc w:val="center"/>
      </w:pPr>
      <w:r w:rsidRPr="00635DD6">
        <w:rPr>
          <w:noProof/>
          <w:color w:val="000000" w:themeColor="text1"/>
          <w:sz w:val="22"/>
          <w:szCs w:val="22"/>
        </w:rPr>
        <w:lastRenderedPageBreak/>
        <w:drawing>
          <wp:inline distT="0" distB="0" distL="0" distR="0" wp14:anchorId="6DEB2900" wp14:editId="7190C92D">
            <wp:extent cx="45720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2743200"/>
                    </a:xfrm>
                    <a:prstGeom prst="rect">
                      <a:avLst/>
                    </a:prstGeom>
                  </pic:spPr>
                </pic:pic>
              </a:graphicData>
            </a:graphic>
          </wp:inline>
        </w:drawing>
      </w:r>
    </w:p>
    <w:p w14:paraId="0FB6BB64" w14:textId="700FA8C3" w:rsidR="00F21638" w:rsidRDefault="00F21638" w:rsidP="007D1DE0">
      <w:pPr>
        <w:keepNext/>
        <w:spacing w:line="480" w:lineRule="auto"/>
        <w:jc w:val="center"/>
      </w:pPr>
      <w:r>
        <w:rPr>
          <w:rFonts w:hint="eastAsia"/>
          <w:noProof/>
        </w:rPr>
        <w:drawing>
          <wp:inline distT="0" distB="0" distL="0" distR="0" wp14:anchorId="23CA43F7" wp14:editId="3188D3D5">
            <wp:extent cx="4508192" cy="2254096"/>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t_pred_603718.png"/>
                    <pic:cNvPicPr/>
                  </pic:nvPicPr>
                  <pic:blipFill>
                    <a:blip r:embed="rId13">
                      <a:extLst>
                        <a:ext uri="{28A0092B-C50C-407E-A947-70E740481C1C}">
                          <a14:useLocalDpi xmlns:a14="http://schemas.microsoft.com/office/drawing/2010/main" val="0"/>
                        </a:ext>
                      </a:extLst>
                    </a:blip>
                    <a:stretch>
                      <a:fillRect/>
                    </a:stretch>
                  </pic:blipFill>
                  <pic:spPr>
                    <a:xfrm>
                      <a:off x="0" y="0"/>
                      <a:ext cx="4514321" cy="2257161"/>
                    </a:xfrm>
                    <a:prstGeom prst="rect">
                      <a:avLst/>
                    </a:prstGeom>
                  </pic:spPr>
                </pic:pic>
              </a:graphicData>
            </a:graphic>
          </wp:inline>
        </w:drawing>
      </w:r>
    </w:p>
    <w:p w14:paraId="1AE31BD2" w14:textId="1AA2EEB4" w:rsidR="005644BC" w:rsidRPr="007D1DE0" w:rsidRDefault="007D1DE0" w:rsidP="007D1DE0">
      <w:pPr>
        <w:pStyle w:val="a6"/>
        <w:jc w:val="center"/>
        <w:rPr>
          <w:rFonts w:ascii="Times New Roman" w:eastAsia="Times New Roman" w:hAnsi="Times New Roman" w:cs="Times New Roman"/>
          <w:color w:val="000000" w:themeColor="text1"/>
          <w:sz w:val="22"/>
          <w:szCs w:val="22"/>
        </w:rPr>
      </w:pPr>
      <w:r w:rsidRPr="007D1DE0">
        <w:rPr>
          <w:rFonts w:ascii="Times New Roman" w:eastAsia="Times New Roman" w:hAnsi="Times New Roman" w:cs="Times New Roman"/>
          <w:color w:val="000000" w:themeColor="text1"/>
          <w:sz w:val="22"/>
          <w:szCs w:val="22"/>
        </w:rPr>
        <w:t xml:space="preserve">Figure </w:t>
      </w:r>
      <w:r w:rsidR="008C6819">
        <w:rPr>
          <w:rFonts w:ascii="Times New Roman" w:eastAsia="Times New Roman" w:hAnsi="Times New Roman" w:cs="Times New Roman"/>
          <w:color w:val="000000" w:themeColor="text1"/>
          <w:sz w:val="22"/>
          <w:szCs w:val="22"/>
        </w:rPr>
        <w:t>6</w:t>
      </w:r>
      <w:r w:rsidRPr="007D1DE0">
        <w:rPr>
          <w:rFonts w:ascii="Times New Roman" w:eastAsia="Times New Roman" w:hAnsi="Times New Roman" w:cs="Times New Roman"/>
          <w:color w:val="000000" w:themeColor="text1"/>
          <w:sz w:val="22"/>
          <w:szCs w:val="22"/>
        </w:rPr>
        <w:t xml:space="preserve"> Model </w:t>
      </w:r>
      <w:ins w:id="19" w:author="杨 文杰" w:date="2020-09-03T06:28:00Z">
        <w:r w:rsidR="009712D5">
          <w:rPr>
            <w:rFonts w:ascii="Times New Roman" w:eastAsia="Times New Roman" w:hAnsi="Times New Roman" w:cs="Times New Roman"/>
            <w:color w:val="000000" w:themeColor="text1"/>
            <w:sz w:val="22"/>
            <w:szCs w:val="22"/>
          </w:rPr>
          <w:t>P</w:t>
        </w:r>
      </w:ins>
      <w:del w:id="20" w:author="杨 文杰" w:date="2020-09-03T06:28:00Z">
        <w:r w:rsidRPr="007D1DE0" w:rsidDel="009712D5">
          <w:rPr>
            <w:rFonts w:ascii="Times New Roman" w:eastAsia="Times New Roman" w:hAnsi="Times New Roman" w:cs="Times New Roman"/>
            <w:color w:val="000000" w:themeColor="text1"/>
            <w:sz w:val="22"/>
            <w:szCs w:val="22"/>
          </w:rPr>
          <w:delText>p</w:delText>
        </w:r>
      </w:del>
      <w:r w:rsidRPr="007D1DE0">
        <w:rPr>
          <w:rFonts w:ascii="Times New Roman" w:eastAsia="Times New Roman" w:hAnsi="Times New Roman" w:cs="Times New Roman"/>
          <w:color w:val="000000" w:themeColor="text1"/>
          <w:sz w:val="22"/>
          <w:szCs w:val="22"/>
        </w:rPr>
        <w:t xml:space="preserve">rediction on </w:t>
      </w:r>
      <w:ins w:id="21" w:author="杨 文杰" w:date="2020-09-03T06:28:00Z">
        <w:r w:rsidR="009712D5">
          <w:rPr>
            <w:rFonts w:ascii="Times New Roman" w:eastAsia="Times New Roman" w:hAnsi="Times New Roman" w:cs="Times New Roman"/>
            <w:color w:val="000000" w:themeColor="text1"/>
            <w:sz w:val="22"/>
            <w:szCs w:val="22"/>
          </w:rPr>
          <w:t>V</w:t>
        </w:r>
      </w:ins>
      <w:del w:id="22" w:author="杨 文杰" w:date="2020-09-03T06:28:00Z">
        <w:r w:rsidRPr="007D1DE0" w:rsidDel="009712D5">
          <w:rPr>
            <w:rFonts w:ascii="Times New Roman" w:eastAsia="Times New Roman" w:hAnsi="Times New Roman" w:cs="Times New Roman"/>
            <w:color w:val="000000" w:themeColor="text1"/>
            <w:sz w:val="22"/>
            <w:szCs w:val="22"/>
          </w:rPr>
          <w:delText>v</w:delText>
        </w:r>
      </w:del>
      <w:r w:rsidRPr="007D1DE0">
        <w:rPr>
          <w:rFonts w:ascii="Times New Roman" w:eastAsia="Times New Roman" w:hAnsi="Times New Roman" w:cs="Times New Roman"/>
          <w:color w:val="000000" w:themeColor="text1"/>
          <w:sz w:val="22"/>
          <w:szCs w:val="22"/>
        </w:rPr>
        <w:t xml:space="preserve">alidation </w:t>
      </w:r>
      <w:ins w:id="23" w:author="杨 文杰" w:date="2020-09-03T06:28:00Z">
        <w:r w:rsidR="009712D5">
          <w:rPr>
            <w:rFonts w:ascii="Times New Roman" w:eastAsia="Times New Roman" w:hAnsi="Times New Roman" w:cs="Times New Roman"/>
            <w:color w:val="000000" w:themeColor="text1"/>
            <w:sz w:val="22"/>
            <w:szCs w:val="22"/>
          </w:rPr>
          <w:t>D</w:t>
        </w:r>
      </w:ins>
      <w:del w:id="24" w:author="杨 文杰" w:date="2020-09-03T06:28:00Z">
        <w:r w:rsidRPr="007D1DE0" w:rsidDel="009712D5">
          <w:rPr>
            <w:rFonts w:ascii="Times New Roman" w:eastAsia="Times New Roman" w:hAnsi="Times New Roman" w:cs="Times New Roman"/>
            <w:color w:val="000000" w:themeColor="text1"/>
            <w:sz w:val="22"/>
            <w:szCs w:val="22"/>
          </w:rPr>
          <w:delText>d</w:delText>
        </w:r>
      </w:del>
      <w:r w:rsidRPr="007D1DE0">
        <w:rPr>
          <w:rFonts w:ascii="Times New Roman" w:eastAsia="Times New Roman" w:hAnsi="Times New Roman" w:cs="Times New Roman"/>
          <w:color w:val="000000" w:themeColor="text1"/>
          <w:sz w:val="22"/>
          <w:szCs w:val="22"/>
        </w:rPr>
        <w:t>ataset of 603718’</w:t>
      </w:r>
    </w:p>
    <w:p w14:paraId="450F7ED1" w14:textId="59D7B862" w:rsidR="00B17FED" w:rsidRPr="005644BC" w:rsidRDefault="00B17FED" w:rsidP="00112AF7">
      <w:pPr>
        <w:spacing w:line="480" w:lineRule="auto"/>
        <w:jc w:val="both"/>
        <w:rPr>
          <w:color w:val="000000" w:themeColor="text1"/>
          <w:sz w:val="22"/>
          <w:szCs w:val="22"/>
        </w:rPr>
      </w:pPr>
      <w:r>
        <w:rPr>
          <w:rFonts w:hint="eastAsia"/>
          <w:color w:val="000000" w:themeColor="text1"/>
          <w:sz w:val="22"/>
          <w:szCs w:val="22"/>
        </w:rPr>
        <w:t>T</w:t>
      </w:r>
      <w:r>
        <w:rPr>
          <w:color w:val="000000" w:themeColor="text1"/>
          <w:sz w:val="22"/>
          <w:szCs w:val="22"/>
        </w:rPr>
        <w:t xml:space="preserve">he naïve baseline model by shifting the date of one day gives a MAE more than 6.0 on all datasets. The </w:t>
      </w:r>
      <w:r w:rsidR="00767E95">
        <w:rPr>
          <w:color w:val="000000" w:themeColor="text1"/>
          <w:sz w:val="22"/>
          <w:szCs w:val="22"/>
        </w:rPr>
        <w:t xml:space="preserve">example data </w:t>
      </w:r>
      <w:r w:rsidR="00103ECD">
        <w:rPr>
          <w:color w:val="000000" w:themeColor="text1"/>
          <w:sz w:val="22"/>
          <w:szCs w:val="22"/>
        </w:rPr>
        <w:t>‘603718’ has a MAE less than 4.5</w:t>
      </w:r>
      <w:r w:rsidR="009402EF">
        <w:rPr>
          <w:color w:val="000000" w:themeColor="text1"/>
          <w:sz w:val="22"/>
          <w:szCs w:val="22"/>
        </w:rPr>
        <w:t xml:space="preserve"> where its prediction on validation </w:t>
      </w:r>
      <w:r w:rsidR="006C1205">
        <w:rPr>
          <w:color w:val="000000" w:themeColor="text1"/>
          <w:sz w:val="22"/>
          <w:szCs w:val="22"/>
        </w:rPr>
        <w:t xml:space="preserve">captures the trend of open price. </w:t>
      </w:r>
    </w:p>
    <w:p w14:paraId="090DC613" w14:textId="77BF5957" w:rsidR="139B8998" w:rsidRDefault="139B8998" w:rsidP="00103ECD">
      <w:pPr>
        <w:spacing w:line="480" w:lineRule="auto"/>
        <w:rPr>
          <w:b/>
          <w:bCs/>
          <w:color w:val="000000" w:themeColor="text1"/>
          <w:sz w:val="22"/>
          <w:szCs w:val="22"/>
        </w:rPr>
      </w:pPr>
      <w:r w:rsidRPr="00612AD4">
        <w:rPr>
          <w:b/>
          <w:bCs/>
          <w:color w:val="000000" w:themeColor="text1"/>
          <w:sz w:val="22"/>
          <w:szCs w:val="22"/>
        </w:rPr>
        <w:t>4.2 Predicted anomaly behavior</w:t>
      </w:r>
    </w:p>
    <w:p w14:paraId="02D347F5" w14:textId="792D6C30" w:rsidR="00FF462A" w:rsidDel="009712D5" w:rsidRDefault="004668D9" w:rsidP="00493F13">
      <w:pPr>
        <w:spacing w:line="480" w:lineRule="auto"/>
        <w:jc w:val="both"/>
        <w:rPr>
          <w:del w:id="25" w:author="杨 文杰" w:date="2020-09-03T06:27:00Z"/>
          <w:color w:val="000000" w:themeColor="text1"/>
          <w:sz w:val="22"/>
          <w:szCs w:val="22"/>
        </w:rPr>
      </w:pPr>
      <w:r>
        <w:rPr>
          <w:color w:val="000000" w:themeColor="text1"/>
          <w:sz w:val="22"/>
          <w:szCs w:val="22"/>
        </w:rPr>
        <w:t xml:space="preserve">We randomly picked 13 stocks and used the range after 1250 to test if the model performance is statically different with </w:t>
      </w:r>
      <w:r w:rsidR="001509AF">
        <w:rPr>
          <w:color w:val="000000" w:themeColor="text1"/>
          <w:sz w:val="22"/>
          <w:szCs w:val="22"/>
        </w:rPr>
        <w:t xml:space="preserve">previous period performances. </w:t>
      </w:r>
      <w:r w:rsidR="005F6D22">
        <w:rPr>
          <w:color w:val="000000" w:themeColor="text1"/>
          <w:sz w:val="22"/>
          <w:szCs w:val="22"/>
        </w:rPr>
        <w:t xml:space="preserve">After training, the model can predict unseen data from previous datasets. We used this model prediction as a predictor of possible anomaly behavior. If the deviation of MAE is larger than 30% on the training set, we mark the predicted period problematic. </w:t>
      </w:r>
      <w:r w:rsidR="00F21638">
        <w:rPr>
          <w:color w:val="000000" w:themeColor="text1"/>
          <w:sz w:val="22"/>
          <w:szCs w:val="22"/>
        </w:rPr>
        <w:lastRenderedPageBreak/>
        <w:t xml:space="preserve">Using this strategy, </w:t>
      </w:r>
      <w:r w:rsidR="004C11C9">
        <w:rPr>
          <w:color w:val="000000" w:themeColor="text1"/>
          <w:sz w:val="22"/>
          <w:szCs w:val="22"/>
        </w:rPr>
        <w:t xml:space="preserve">we identify possible anomaly behavior of </w:t>
      </w:r>
      <w:r w:rsidR="004C11C9">
        <w:rPr>
          <w:rFonts w:hint="eastAsia"/>
          <w:color w:val="000000" w:themeColor="text1"/>
          <w:sz w:val="22"/>
          <w:szCs w:val="22"/>
        </w:rPr>
        <w:t>‘</w:t>
      </w:r>
      <w:r w:rsidR="004C11C9">
        <w:rPr>
          <w:color w:val="000000" w:themeColor="text1"/>
          <w:sz w:val="22"/>
          <w:szCs w:val="22"/>
        </w:rPr>
        <w:t xml:space="preserve">601318’ </w:t>
      </w:r>
      <w:r w:rsidR="004C11C9">
        <w:rPr>
          <w:rFonts w:hint="eastAsia"/>
          <w:color w:val="000000" w:themeColor="text1"/>
          <w:sz w:val="22"/>
          <w:szCs w:val="22"/>
        </w:rPr>
        <w:t>i</w:t>
      </w:r>
      <w:r w:rsidR="004C11C9">
        <w:rPr>
          <w:color w:val="000000" w:themeColor="text1"/>
          <w:sz w:val="22"/>
          <w:szCs w:val="22"/>
        </w:rPr>
        <w:t xml:space="preserve">n the </w:t>
      </w:r>
      <w:r w:rsidR="00460896">
        <w:rPr>
          <w:color w:val="000000" w:themeColor="text1"/>
          <w:sz w:val="22"/>
          <w:szCs w:val="22"/>
        </w:rPr>
        <w:t xml:space="preserve">period of </w:t>
      </w:r>
      <w:r w:rsidR="003A344F">
        <w:rPr>
          <w:rFonts w:ascii="Arial" w:hAnsi="Arial" w:cs="Arial"/>
          <w:b/>
          <w:bCs/>
          <w:noProof/>
          <w:color w:val="000000"/>
          <w:sz w:val="26"/>
          <w:szCs w:val="26"/>
        </w:rPr>
        <mc:AlternateContent>
          <mc:Choice Requires="wps">
            <w:drawing>
              <wp:anchor distT="0" distB="0" distL="114300" distR="114300" simplePos="0" relativeHeight="251661312" behindDoc="0" locked="0" layoutInCell="1" allowOverlap="1" wp14:anchorId="1F8A94D4" wp14:editId="188AE776">
                <wp:simplePos x="0" y="0"/>
                <wp:positionH relativeFrom="column">
                  <wp:posOffset>2236763</wp:posOffset>
                </wp:positionH>
                <wp:positionV relativeFrom="paragraph">
                  <wp:posOffset>1266092</wp:posOffset>
                </wp:positionV>
                <wp:extent cx="98474" cy="225083"/>
                <wp:effectExtent l="50800" t="38100" r="53975" b="80010"/>
                <wp:wrapNone/>
                <wp:docPr id="13" name="Down Arrow 13"/>
                <wp:cNvGraphicFramePr/>
                <a:graphic xmlns:a="http://schemas.openxmlformats.org/drawingml/2006/main">
                  <a:graphicData uri="http://schemas.microsoft.com/office/word/2010/wordprocessingShape">
                    <wps:wsp>
                      <wps:cNvSpPr/>
                      <wps:spPr>
                        <a:xfrm>
                          <a:off x="0" y="0"/>
                          <a:ext cx="98474" cy="225083"/>
                        </a:xfrm>
                        <a:prstGeom prst="downArrow">
                          <a:avLst/>
                        </a:prstGeom>
                        <a:solidFill>
                          <a:srgbClr val="FF0000"/>
                        </a:solidFill>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7A995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left:0;text-align:left;margin-left:176.1pt;margin-top:99.7pt;width:7.75pt;height:17.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" adj="16875" fillcolor="red" stroked="f">
                <v:shadow on="t" color="black" opacity="41287f" offset="0,1.5pt"/>
              </v:shape>
            </w:pict>
          </mc:Fallback>
        </mc:AlternateContent>
      </w:r>
      <w:r w:rsidR="00553C20">
        <w:rPr>
          <w:rFonts w:ascii="Arial" w:hAnsi="Arial" w:cs="Arial"/>
          <w:b/>
          <w:bCs/>
          <w:noProof/>
          <w:color w:val="000000"/>
          <w:sz w:val="26"/>
          <w:szCs w:val="26"/>
        </w:rPr>
        <mc:AlternateContent>
          <mc:Choice Requires="wpg">
            <w:drawing>
              <wp:anchor distT="0" distB="0" distL="114300" distR="114300" simplePos="0" relativeHeight="251660288" behindDoc="0" locked="0" layoutInCell="1" allowOverlap="1" wp14:anchorId="7DB995EF" wp14:editId="789F048A">
                <wp:simplePos x="0" y="0"/>
                <wp:positionH relativeFrom="column">
                  <wp:posOffset>-156745</wp:posOffset>
                </wp:positionH>
                <wp:positionV relativeFrom="paragraph">
                  <wp:posOffset>1058545</wp:posOffset>
                </wp:positionV>
                <wp:extent cx="6406482" cy="2129155"/>
                <wp:effectExtent l="0" t="0" r="0" b="4445"/>
                <wp:wrapSquare wrapText="bothSides"/>
                <wp:docPr id="12" name="Group 12"/>
                <wp:cNvGraphicFramePr/>
                <a:graphic xmlns:a="http://schemas.openxmlformats.org/drawingml/2006/main">
                  <a:graphicData uri="http://schemas.microsoft.com/office/word/2010/wordprocessingGroup">
                    <wpg:wgp>
                      <wpg:cNvGrpSpPr/>
                      <wpg:grpSpPr>
                        <a:xfrm>
                          <a:off x="0" y="0"/>
                          <a:ext cx="6406482" cy="2129155"/>
                          <a:chOff x="0" y="0"/>
                          <a:chExt cx="6406482" cy="2129155"/>
                        </a:xfrm>
                      </wpg:grpSpPr>
                      <pic:pic xmlns:pic="http://schemas.openxmlformats.org/drawingml/2006/picture">
                        <pic:nvPicPr>
                          <pic:cNvPr id="9" name="Picture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983832" y="36095"/>
                            <a:ext cx="3422650" cy="1711325"/>
                          </a:xfrm>
                          <a:prstGeom prst="rect">
                            <a:avLst/>
                          </a:prstGeom>
                        </pic:spPr>
                      </pic:pic>
                      <pic:pic xmlns:pic="http://schemas.openxmlformats.org/drawingml/2006/picture">
                        <pic:nvPicPr>
                          <pic:cNvPr id="11" name="Picture 11" descr="https://lh6.googleusercontent.com/odO7EgfTDbgiCXogiQ-4UgnSwJ0hwRmCq79rJbWTLQG8u5nOEA2IV1LxtsY1oqXXXjgAo9MG4wI4onhkMynwZ5rPRuiqG4RfzeCdjMp1e39BNBP7hAgSeQSMBlhVmp8jCjCKlKEo"/>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6895" cy="2129155"/>
                          </a:xfrm>
                          <a:prstGeom prst="rect">
                            <a:avLst/>
                          </a:prstGeom>
                          <a:noFill/>
                          <a:ln>
                            <a:noFill/>
                          </a:ln>
                        </pic:spPr>
                      </pic:pic>
                    </wpg:wgp>
                  </a:graphicData>
                </a:graphic>
              </wp:anchor>
            </w:drawing>
          </mc:Choice>
          <mc:Fallback>
            <w:pict>
              <v:group w14:anchorId="1802C2F8" id="Group 12" o:spid="_x0000_s1026" style="position:absolute;left:0;text-align:left;margin-left:-12.35pt;margin-top:83.35pt;width:504.45pt;height:167.65pt;z-index:251660288" coordsize="64064,212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9838;top:360;width:34226;height:171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">
                  <v:imagedata r:id="rId16" o:title=""/>
                </v:shape>
                <v:shape id="Picture 11" o:spid="_x0000_s1028" type="#_x0000_t75" alt="https://lh6.googleusercontent.com/odO7EgfTDbgiCXogiQ-4UgnSwJ0hwRmCq79rJbWTLQG8u5nOEA2IV1LxtsY1oqXXXjgAo9MG4wI4onhkMynwZ5rPRuiqG4RfzeCdjMp1e39BNBP7hAgSeQSMBlhVmp8jCjCKlKEo" style="position:absolute;width:30968;height:21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">
                  <v:imagedata r:id="rId17" o:title="odO7EgfTDbgiCXogiQ-4UgnSwJ0hwRmCq79rJbWTLQG8u5nOEA2IV1LxtsY1oqXXXjgAo9MG4wI4onhkMynwZ5rPRuiqG4RfzeCdjMp1e39BNBP7hAgSeQSMBlhVmp8jCjCKlKEo"/>
                </v:shape>
                <w10:wrap type="square"/>
              </v:group>
            </w:pict>
          </mc:Fallback>
        </mc:AlternateContent>
      </w:r>
      <w:r w:rsidR="00460896">
        <w:rPr>
          <w:color w:val="000000" w:themeColor="text1"/>
          <w:sz w:val="22"/>
          <w:szCs w:val="22"/>
        </w:rPr>
        <w:t xml:space="preserve">test as shown in Figure </w:t>
      </w:r>
      <w:r w:rsidR="00445A44">
        <w:rPr>
          <w:color w:val="000000" w:themeColor="text1"/>
          <w:sz w:val="22"/>
          <w:szCs w:val="22"/>
        </w:rPr>
        <w:t>7</w:t>
      </w:r>
      <w:r w:rsidR="00460896">
        <w:rPr>
          <w:color w:val="000000" w:themeColor="text1"/>
          <w:sz w:val="22"/>
          <w:szCs w:val="22"/>
        </w:rPr>
        <w:t xml:space="preserve">. </w:t>
      </w:r>
    </w:p>
    <w:p w14:paraId="524182C1" w14:textId="4ADB12C6" w:rsidR="000862F6" w:rsidDel="009712D5" w:rsidRDefault="00553C20" w:rsidP="009712D5">
      <w:pPr>
        <w:spacing w:line="480" w:lineRule="auto"/>
        <w:jc w:val="both"/>
        <w:rPr>
          <w:del w:id="26" w:author="杨 文杰" w:date="2020-09-03T06:27:00Z"/>
        </w:rPr>
        <w:pPrChange w:id="27" w:author="杨 文杰" w:date="2020-09-03T06:27:00Z">
          <w:pPr>
            <w:keepNext/>
            <w:spacing w:line="480" w:lineRule="auto"/>
            <w:jc w:val="center"/>
          </w:pPr>
        </w:pPrChange>
      </w:pPr>
      <w:r>
        <w:rPr>
          <w:rFonts w:ascii="Arial" w:hAnsi="Arial" w:cs="Arial"/>
          <w:b/>
          <w:bCs/>
          <w:color w:val="000000"/>
          <w:sz w:val="26"/>
          <w:szCs w:val="26"/>
          <w:bdr w:val="none" w:sz="0" w:space="0" w:color="auto" w:frame="1"/>
        </w:rPr>
        <w:fldChar w:fldCharType="begin"/>
      </w:r>
      <w:r>
        <w:rPr>
          <w:rFonts w:ascii="Arial" w:hAnsi="Arial" w:cs="Arial"/>
          <w:b/>
          <w:bCs/>
          <w:color w:val="000000"/>
          <w:sz w:val="26"/>
          <w:szCs w:val="26"/>
          <w:bdr w:val="none" w:sz="0" w:space="0" w:color="auto" w:frame="1"/>
        </w:rPr>
        <w:instrText xml:space="preserve"> INCLUDEPICTURE "https://lh6.googleusercontent.com/odO7EgfTDbgiCXogiQ-4UgnSwJ0hwRmCq79rJbWTLQG8u5nOEA2IV1LxtsY1oqXXXjgAo9MG4wI4onhkMynwZ5rPRuiqG4RfzeCdjMp1e39BNBP7hAgSeQSMBlhVmp8jCjCKlKEo" \* MERGEFORMATINET </w:instrText>
      </w:r>
      <w:r>
        <w:rPr>
          <w:rFonts w:ascii="Arial" w:hAnsi="Arial" w:cs="Arial"/>
          <w:b/>
          <w:bCs/>
          <w:color w:val="000000"/>
          <w:sz w:val="26"/>
          <w:szCs w:val="26"/>
          <w:bdr w:val="none" w:sz="0" w:space="0" w:color="auto" w:frame="1"/>
        </w:rPr>
        <w:fldChar w:fldCharType="end"/>
      </w:r>
    </w:p>
    <w:p w14:paraId="71038161" w14:textId="6718A5EC" w:rsidR="000862F6" w:rsidRDefault="000862F6" w:rsidP="009712D5">
      <w:pPr>
        <w:spacing w:line="480" w:lineRule="auto"/>
        <w:jc w:val="both"/>
        <w:pPrChange w:id="28" w:author="杨 文杰" w:date="2020-09-03T06:27:00Z">
          <w:pPr>
            <w:pStyle w:val="a6"/>
            <w:jc w:val="center"/>
          </w:pPr>
        </w:pPrChange>
      </w:pPr>
      <w:del w:id="29" w:author="杨 文杰" w:date="2020-09-03T06:27:00Z">
        <w:r w:rsidRPr="00C440D8" w:rsidDel="009712D5">
          <w:delText xml:space="preserve">Figure </w:delText>
        </w:r>
        <w:r w:rsidR="00445A44" w:rsidDel="009712D5">
          <w:delText>7</w:delText>
        </w:r>
        <w:r w:rsidRPr="00C440D8" w:rsidDel="009712D5">
          <w:delText xml:space="preserve"> Anomaly detection of 601318 in </w:delText>
        </w:r>
        <w:r w:rsidR="00553C20" w:rsidDel="009712D5">
          <w:delText xml:space="preserve">a </w:delText>
        </w:r>
        <w:r w:rsidRPr="00C440D8" w:rsidDel="009712D5">
          <w:delText>7 day</w:delText>
        </w:r>
        <w:r w:rsidR="003A344F" w:rsidDel="009712D5">
          <w:delText>s</w:delText>
        </w:r>
        <w:r w:rsidRPr="00C440D8" w:rsidDel="009712D5">
          <w:delText xml:space="preserve"> period. </w:delText>
        </w:r>
      </w:del>
    </w:p>
    <w:p w14:paraId="45063EEA" w14:textId="11006591" w:rsidR="00553C20" w:rsidRDefault="00553C20" w:rsidP="00553C20">
      <w:pPr>
        <w:jc w:val="center"/>
      </w:pPr>
    </w:p>
    <w:p w14:paraId="67A44B67" w14:textId="0D2F72BA" w:rsidR="009712D5" w:rsidRPr="009712D5" w:rsidRDefault="009712D5" w:rsidP="009712D5">
      <w:pPr>
        <w:pStyle w:val="a6"/>
        <w:jc w:val="center"/>
        <w:rPr>
          <w:ins w:id="30" w:author="杨 文杰" w:date="2020-09-03T06:27:00Z"/>
          <w:rFonts w:ascii="Times New Roman" w:eastAsia="Times New Roman" w:hAnsi="Times New Roman" w:cs="Times New Roman"/>
          <w:color w:val="000000" w:themeColor="text1"/>
          <w:sz w:val="22"/>
          <w:szCs w:val="22"/>
          <w:rPrChange w:id="31" w:author="杨 文杰" w:date="2020-09-03T06:27:00Z">
            <w:rPr>
              <w:ins w:id="32" w:author="杨 文杰" w:date="2020-09-03T06:27:00Z"/>
              <w:color w:val="000000" w:themeColor="text1"/>
              <w:sz w:val="22"/>
              <w:szCs w:val="22"/>
            </w:rPr>
          </w:rPrChange>
        </w:rPr>
        <w:pPrChange w:id="33" w:author="杨 文杰" w:date="2020-09-03T06:27:00Z">
          <w:pPr>
            <w:spacing w:line="480" w:lineRule="auto"/>
            <w:jc w:val="both"/>
          </w:pPr>
        </w:pPrChange>
      </w:pPr>
      <w:ins w:id="34" w:author="杨 文杰" w:date="2020-09-03T06:27:00Z">
        <w:r w:rsidRPr="00C440D8">
          <w:rPr>
            <w:rFonts w:ascii="Times New Roman" w:eastAsia="Times New Roman" w:hAnsi="Times New Roman" w:cs="Times New Roman"/>
            <w:color w:val="000000" w:themeColor="text1"/>
            <w:sz w:val="22"/>
            <w:szCs w:val="22"/>
          </w:rPr>
          <w:t xml:space="preserve">Figure </w:t>
        </w:r>
        <w:r>
          <w:rPr>
            <w:rFonts w:ascii="Times New Roman" w:eastAsia="Times New Roman" w:hAnsi="Times New Roman" w:cs="Times New Roman"/>
            <w:color w:val="000000" w:themeColor="text1"/>
            <w:sz w:val="22"/>
            <w:szCs w:val="22"/>
          </w:rPr>
          <w:t>7</w:t>
        </w:r>
        <w:r w:rsidRPr="00C440D8">
          <w:rPr>
            <w:rFonts w:ascii="Times New Roman" w:eastAsia="Times New Roman" w:hAnsi="Times New Roman" w:cs="Times New Roman"/>
            <w:color w:val="000000" w:themeColor="text1"/>
            <w:sz w:val="22"/>
            <w:szCs w:val="22"/>
          </w:rPr>
          <w:t xml:space="preserve"> Anomaly </w:t>
        </w:r>
      </w:ins>
      <w:ins w:id="35" w:author="杨 文杰" w:date="2020-09-03T06:28:00Z">
        <w:r>
          <w:rPr>
            <w:rFonts w:ascii="Times New Roman" w:eastAsia="Times New Roman" w:hAnsi="Times New Roman" w:cs="Times New Roman"/>
            <w:color w:val="000000" w:themeColor="text1"/>
            <w:sz w:val="22"/>
            <w:szCs w:val="22"/>
          </w:rPr>
          <w:t>D</w:t>
        </w:r>
      </w:ins>
      <w:ins w:id="36" w:author="杨 文杰" w:date="2020-09-03T06:27:00Z">
        <w:r w:rsidRPr="00C440D8">
          <w:rPr>
            <w:rFonts w:ascii="Times New Roman" w:eastAsia="Times New Roman" w:hAnsi="Times New Roman" w:cs="Times New Roman"/>
            <w:color w:val="000000" w:themeColor="text1"/>
            <w:sz w:val="22"/>
            <w:szCs w:val="22"/>
          </w:rPr>
          <w:t xml:space="preserve">etection of 601318 in </w:t>
        </w:r>
        <w:r>
          <w:rPr>
            <w:rFonts w:ascii="Times New Roman" w:eastAsia="Times New Roman" w:hAnsi="Times New Roman" w:cs="Times New Roman"/>
            <w:color w:val="000000" w:themeColor="text1"/>
            <w:sz w:val="22"/>
            <w:szCs w:val="22"/>
          </w:rPr>
          <w:t xml:space="preserve">a </w:t>
        </w:r>
        <w:r w:rsidRPr="00C440D8">
          <w:rPr>
            <w:rFonts w:ascii="Times New Roman" w:eastAsia="Times New Roman" w:hAnsi="Times New Roman" w:cs="Times New Roman"/>
            <w:color w:val="000000" w:themeColor="text1"/>
            <w:sz w:val="22"/>
            <w:szCs w:val="22"/>
          </w:rPr>
          <w:t xml:space="preserve">7 </w:t>
        </w:r>
      </w:ins>
      <w:ins w:id="37" w:author="杨 文杰" w:date="2020-09-03T06:28:00Z">
        <w:r>
          <w:rPr>
            <w:rFonts w:ascii="Times New Roman" w:eastAsia="Times New Roman" w:hAnsi="Times New Roman" w:cs="Times New Roman"/>
            <w:color w:val="000000" w:themeColor="text1"/>
            <w:sz w:val="22"/>
            <w:szCs w:val="22"/>
          </w:rPr>
          <w:t>D</w:t>
        </w:r>
      </w:ins>
      <w:ins w:id="38" w:author="杨 文杰" w:date="2020-09-03T06:27:00Z">
        <w:r w:rsidRPr="00C440D8">
          <w:rPr>
            <w:rFonts w:ascii="Times New Roman" w:eastAsia="Times New Roman" w:hAnsi="Times New Roman" w:cs="Times New Roman"/>
            <w:color w:val="000000" w:themeColor="text1"/>
            <w:sz w:val="22"/>
            <w:szCs w:val="22"/>
          </w:rPr>
          <w:t>ay</w:t>
        </w:r>
        <w:r>
          <w:rPr>
            <w:rFonts w:ascii="Times New Roman" w:eastAsia="Times New Roman" w:hAnsi="Times New Roman" w:cs="Times New Roman"/>
            <w:color w:val="000000" w:themeColor="text1"/>
            <w:sz w:val="22"/>
            <w:szCs w:val="22"/>
          </w:rPr>
          <w:t>s</w:t>
        </w:r>
      </w:ins>
      <w:ins w:id="39" w:author="杨 文杰" w:date="2020-09-03T06:28:00Z">
        <w:r>
          <w:rPr>
            <w:rFonts w:ascii="Times New Roman" w:eastAsia="Times New Roman" w:hAnsi="Times New Roman" w:cs="Times New Roman"/>
            <w:color w:val="000000" w:themeColor="text1"/>
            <w:sz w:val="22"/>
            <w:szCs w:val="22"/>
          </w:rPr>
          <w:t>’</w:t>
        </w:r>
      </w:ins>
      <w:ins w:id="40" w:author="杨 文杰" w:date="2020-09-03T06:27:00Z">
        <w:r w:rsidRPr="00C440D8">
          <w:rPr>
            <w:rFonts w:ascii="Times New Roman" w:eastAsia="Times New Roman" w:hAnsi="Times New Roman" w:cs="Times New Roman"/>
            <w:color w:val="000000" w:themeColor="text1"/>
            <w:sz w:val="22"/>
            <w:szCs w:val="22"/>
          </w:rPr>
          <w:t xml:space="preserve"> </w:t>
        </w:r>
      </w:ins>
      <w:ins w:id="41" w:author="杨 文杰" w:date="2020-09-03T06:28:00Z">
        <w:r>
          <w:rPr>
            <w:rFonts w:ascii="Times New Roman" w:eastAsia="Times New Roman" w:hAnsi="Times New Roman" w:cs="Times New Roman"/>
            <w:color w:val="000000" w:themeColor="text1"/>
            <w:sz w:val="22"/>
            <w:szCs w:val="22"/>
          </w:rPr>
          <w:t>P</w:t>
        </w:r>
      </w:ins>
      <w:ins w:id="42" w:author="杨 文杰" w:date="2020-09-03T06:27:00Z">
        <w:r w:rsidRPr="00C440D8">
          <w:rPr>
            <w:rFonts w:ascii="Times New Roman" w:eastAsia="Times New Roman" w:hAnsi="Times New Roman" w:cs="Times New Roman"/>
            <w:color w:val="000000" w:themeColor="text1"/>
            <w:sz w:val="22"/>
            <w:szCs w:val="22"/>
          </w:rPr>
          <w:t>eriod</w:t>
        </w:r>
      </w:ins>
    </w:p>
    <w:p w14:paraId="4E906AB0" w14:textId="37A247AB" w:rsidR="00CF25C9" w:rsidRPr="007F7EB3" w:rsidRDefault="004071B1" w:rsidP="000D2CBA">
      <w:pPr>
        <w:spacing w:line="480" w:lineRule="auto"/>
        <w:jc w:val="both"/>
        <w:rPr>
          <w:color w:val="000000" w:themeColor="text1"/>
          <w:sz w:val="22"/>
          <w:szCs w:val="22"/>
        </w:rPr>
      </w:pPr>
      <w:r w:rsidRPr="007F7EB3">
        <w:rPr>
          <w:color w:val="000000" w:themeColor="text1"/>
          <w:sz w:val="22"/>
          <w:szCs w:val="22"/>
        </w:rPr>
        <w:t xml:space="preserve">We can see that </w:t>
      </w:r>
      <w:r w:rsidR="000F1CBC" w:rsidRPr="007F7EB3">
        <w:rPr>
          <w:color w:val="000000" w:themeColor="text1"/>
          <w:sz w:val="22"/>
          <w:szCs w:val="22"/>
        </w:rPr>
        <w:t>on 2019-02-13 where is set to 0 in the right, we observed abnormal volume and price jump that differs a lot from previous trends. This shows a possible point of anomaly behavior.</w:t>
      </w:r>
    </w:p>
    <w:p w14:paraId="12D4E235" w14:textId="77777777" w:rsidR="009712D5" w:rsidRDefault="009712D5" w:rsidP="000243BC">
      <w:pPr>
        <w:spacing w:line="480" w:lineRule="auto"/>
        <w:rPr>
          <w:ins w:id="43" w:author="杨 文杰" w:date="2020-09-03T06:32:00Z"/>
          <w:b/>
          <w:bCs/>
          <w:color w:val="000000" w:themeColor="text1"/>
          <w:sz w:val="22"/>
          <w:szCs w:val="22"/>
        </w:rPr>
      </w:pPr>
    </w:p>
    <w:p w14:paraId="6F4374DA" w14:textId="551B4939" w:rsidR="139B8998" w:rsidRPr="00612AD4" w:rsidRDefault="139B8998" w:rsidP="000243BC">
      <w:pPr>
        <w:spacing w:line="480" w:lineRule="auto"/>
        <w:rPr>
          <w:b/>
          <w:bCs/>
          <w:color w:val="000000" w:themeColor="text1"/>
          <w:sz w:val="22"/>
          <w:szCs w:val="22"/>
        </w:rPr>
      </w:pPr>
      <w:r w:rsidRPr="00612AD4">
        <w:rPr>
          <w:b/>
          <w:bCs/>
          <w:color w:val="000000" w:themeColor="text1"/>
          <w:sz w:val="22"/>
          <w:szCs w:val="22"/>
        </w:rPr>
        <w:t>5. Conclusion</w:t>
      </w:r>
    </w:p>
    <w:p w14:paraId="0A194AED" w14:textId="5F3F72B4" w:rsidR="139B8998" w:rsidRPr="00517F0B" w:rsidRDefault="00A95C86" w:rsidP="002370E1">
      <w:pPr>
        <w:spacing w:line="480" w:lineRule="auto"/>
        <w:jc w:val="both"/>
        <w:rPr>
          <w:sz w:val="22"/>
          <w:szCs w:val="22"/>
        </w:rPr>
      </w:pPr>
      <w:r w:rsidRPr="00517F0B">
        <w:rPr>
          <w:sz w:val="22"/>
          <w:szCs w:val="22"/>
        </w:rPr>
        <w:t xml:space="preserve">In this paper, we proposed a deep learning model that can learn the historical trend from previous traded stocks prices and make predictions automatically. This model can lower the MAE to a low level, beyond which </w:t>
      </w:r>
      <w:r w:rsidR="00702332" w:rsidRPr="00517F0B">
        <w:rPr>
          <w:sz w:val="22"/>
          <w:szCs w:val="22"/>
        </w:rPr>
        <w:t>anomaly</w:t>
      </w:r>
      <w:r w:rsidRPr="00517F0B">
        <w:rPr>
          <w:sz w:val="22"/>
          <w:szCs w:val="22"/>
        </w:rPr>
        <w:t xml:space="preserve"> behavior of stock is possible. </w:t>
      </w:r>
      <w:r w:rsidR="00702332" w:rsidRPr="00517F0B">
        <w:rPr>
          <w:sz w:val="22"/>
          <w:szCs w:val="22"/>
        </w:rPr>
        <w:t xml:space="preserve">We demonstrated that in 2019-02-13 period of 7 days, it is possible to have high volume and price jump. </w:t>
      </w:r>
      <w:r w:rsidR="00982325" w:rsidRPr="00517F0B">
        <w:rPr>
          <w:sz w:val="22"/>
          <w:szCs w:val="22"/>
        </w:rPr>
        <w:t xml:space="preserve">This deep learning method can be an effective predictor of anomaly stock price behavior in China. </w:t>
      </w:r>
    </w:p>
    <w:p w14:paraId="20203AAF" w14:textId="77777777" w:rsidR="00FB40E9" w:rsidRPr="00E42AA3" w:rsidRDefault="00FB40E9" w:rsidP="000243BC">
      <w:pPr>
        <w:spacing w:line="480" w:lineRule="auto"/>
      </w:pPr>
    </w:p>
    <w:p w14:paraId="5993D716" w14:textId="33E78D0F" w:rsidR="139B8998" w:rsidRPr="00612AD4" w:rsidRDefault="009712D5" w:rsidP="000243BC">
      <w:pPr>
        <w:spacing w:line="480" w:lineRule="auto"/>
        <w:rPr>
          <w:sz w:val="22"/>
          <w:szCs w:val="22"/>
        </w:rPr>
      </w:pPr>
      <w:ins w:id="44" w:author="杨 文杰" w:date="2020-09-03T06:32:00Z">
        <w:r>
          <w:rPr>
            <w:b/>
            <w:bCs/>
            <w:color w:val="000000" w:themeColor="text1"/>
            <w:sz w:val="22"/>
            <w:szCs w:val="22"/>
          </w:rPr>
          <w:t xml:space="preserve">6. </w:t>
        </w:r>
      </w:ins>
      <w:r w:rsidR="139B8998" w:rsidRPr="00612AD4">
        <w:rPr>
          <w:b/>
          <w:bCs/>
          <w:color w:val="000000" w:themeColor="text1"/>
          <w:sz w:val="22"/>
          <w:szCs w:val="22"/>
        </w:rPr>
        <w:t>References:</w:t>
      </w:r>
    </w:p>
    <w:p w14:paraId="735429BB" w14:textId="4BEE934A" w:rsidR="0029762D" w:rsidRPr="0029762D" w:rsidRDefault="001840DE" w:rsidP="0029762D">
      <w:pPr>
        <w:autoSpaceDE w:val="0"/>
        <w:autoSpaceDN w:val="0"/>
        <w:adjustRightInd w:val="0"/>
        <w:spacing w:line="480" w:lineRule="auto"/>
        <w:ind w:left="640" w:hanging="640"/>
        <w:rPr>
          <w:noProof/>
          <w:sz w:val="22"/>
        </w:rPr>
      </w:pPr>
      <w:r w:rsidRPr="00612AD4">
        <w:rPr>
          <w:sz w:val="22"/>
          <w:szCs w:val="22"/>
        </w:rPr>
        <w:fldChar w:fldCharType="begin" w:fldLock="1"/>
      </w:r>
      <w:r w:rsidRPr="00612AD4">
        <w:rPr>
          <w:sz w:val="22"/>
          <w:szCs w:val="22"/>
        </w:rPr>
        <w:instrText xml:space="preserve">ADDIN Mendeley Bibliography CSL_BIBLIOGRAPHY </w:instrText>
      </w:r>
      <w:r w:rsidRPr="00612AD4">
        <w:rPr>
          <w:sz w:val="22"/>
          <w:szCs w:val="22"/>
        </w:rPr>
        <w:fldChar w:fldCharType="separate"/>
      </w:r>
      <w:r w:rsidR="0029762D" w:rsidRPr="0029762D">
        <w:rPr>
          <w:noProof/>
          <w:sz w:val="22"/>
        </w:rPr>
        <w:t>1.</w:t>
      </w:r>
      <w:r w:rsidR="0029762D" w:rsidRPr="0029762D">
        <w:rPr>
          <w:noProof/>
          <w:sz w:val="22"/>
        </w:rPr>
        <w:tab/>
        <w:t>Luckin Scandal Is Bad Timing for U.S.-Listed Chinese Companies. Available at: https://www.bloomberg.com/news/features/2020-07-29/luckin-coffee-fraud-behind-starbucks-competitor-s-scandal. (Accessed: 2nd September 2020)</w:t>
      </w:r>
    </w:p>
    <w:p w14:paraId="7ED1D09C"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lastRenderedPageBreak/>
        <w:t>2.</w:t>
      </w:r>
      <w:r w:rsidRPr="0029762D">
        <w:rPr>
          <w:noProof/>
          <w:sz w:val="22"/>
        </w:rPr>
        <w:tab/>
        <w:t xml:space="preserve">Kim, Y. &amp; Sohn, S. Y. Stock fraud detection using peer group analysis. </w:t>
      </w:r>
      <w:r w:rsidRPr="0029762D">
        <w:rPr>
          <w:i/>
          <w:iCs/>
          <w:noProof/>
          <w:sz w:val="22"/>
        </w:rPr>
        <w:t>Expert Syst. Appl.</w:t>
      </w:r>
      <w:r w:rsidRPr="0029762D">
        <w:rPr>
          <w:noProof/>
          <w:sz w:val="22"/>
        </w:rPr>
        <w:t xml:space="preserve"> </w:t>
      </w:r>
      <w:r w:rsidRPr="0029762D">
        <w:rPr>
          <w:b/>
          <w:bCs/>
          <w:noProof/>
          <w:sz w:val="22"/>
        </w:rPr>
        <w:t>39</w:t>
      </w:r>
      <w:r w:rsidRPr="0029762D">
        <w:rPr>
          <w:noProof/>
          <w:sz w:val="22"/>
        </w:rPr>
        <w:t>, 8986–8992 (2012).</w:t>
      </w:r>
    </w:p>
    <w:p w14:paraId="523CDD3E"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t>3.</w:t>
      </w:r>
      <w:r w:rsidRPr="0029762D">
        <w:rPr>
          <w:noProof/>
          <w:sz w:val="22"/>
        </w:rPr>
        <w:tab/>
        <w:t xml:space="preserve">Golmohammadi, K. &amp; Zaiane, O. R. Time series contextual anomaly detection for detecting market manipulation in stock market. in </w:t>
      </w:r>
      <w:r w:rsidRPr="0029762D">
        <w:rPr>
          <w:i/>
          <w:iCs/>
          <w:noProof/>
          <w:sz w:val="22"/>
        </w:rPr>
        <w:t>2015 IEEE International Conference on Data Science and Advanced Analytics (DSAA)</w:t>
      </w:r>
      <w:r w:rsidRPr="0029762D">
        <w:rPr>
          <w:noProof/>
          <w:sz w:val="22"/>
        </w:rPr>
        <w:t xml:space="preserve"> 1–10 (IEEE, 2015). doi:10.1109/DSAA.2015.7344856</w:t>
      </w:r>
    </w:p>
    <w:p w14:paraId="04007502"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t>4.</w:t>
      </w:r>
      <w:r w:rsidRPr="0029762D">
        <w:rPr>
          <w:noProof/>
          <w:sz w:val="22"/>
        </w:rPr>
        <w:tab/>
        <w:t xml:space="preserve">QUER. </w:t>
      </w:r>
      <w:r w:rsidRPr="0029762D">
        <w:rPr>
          <w:i/>
          <w:iCs/>
          <w:noProof/>
          <w:sz w:val="22"/>
        </w:rPr>
        <w:t>https://uqer.datayes.com/</w:t>
      </w:r>
      <w:r w:rsidRPr="0029762D">
        <w:rPr>
          <w:noProof/>
          <w:sz w:val="22"/>
        </w:rPr>
        <w:t xml:space="preserve"> (2020).</w:t>
      </w:r>
    </w:p>
    <w:p w14:paraId="20958D45"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t>5.</w:t>
      </w:r>
      <w:r w:rsidRPr="0029762D">
        <w:rPr>
          <w:noProof/>
          <w:sz w:val="22"/>
        </w:rPr>
        <w:tab/>
        <w:t xml:space="preserve">Park, K. Prediction of Tier in Supply Chain Using LSTM and Conv1D-LSTM. </w:t>
      </w:r>
      <w:r w:rsidRPr="0029762D">
        <w:rPr>
          <w:i/>
          <w:iCs/>
          <w:noProof/>
          <w:sz w:val="22"/>
        </w:rPr>
        <w:t>J. Soc. Korea Ind. Syst. Eng.</w:t>
      </w:r>
      <w:r w:rsidRPr="0029762D">
        <w:rPr>
          <w:noProof/>
          <w:sz w:val="22"/>
        </w:rPr>
        <w:t xml:space="preserve"> </w:t>
      </w:r>
      <w:r w:rsidRPr="0029762D">
        <w:rPr>
          <w:b/>
          <w:bCs/>
          <w:noProof/>
          <w:sz w:val="22"/>
        </w:rPr>
        <w:t>43</w:t>
      </w:r>
      <w:r w:rsidRPr="0029762D">
        <w:rPr>
          <w:noProof/>
          <w:sz w:val="22"/>
        </w:rPr>
        <w:t>, 120–125 (2020).</w:t>
      </w:r>
    </w:p>
    <w:p w14:paraId="245944BE"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t>6.</w:t>
      </w:r>
      <w:r w:rsidRPr="0029762D">
        <w:rPr>
          <w:noProof/>
          <w:sz w:val="22"/>
        </w:rPr>
        <w:tab/>
        <w:t xml:space="preserve">Jain, S., Gupta, R. &amp; Moghe, A. A. Stock Price Prediction on Daily Stock Data using Deep Neural Networks. in </w:t>
      </w:r>
      <w:r w:rsidRPr="0029762D">
        <w:rPr>
          <w:i/>
          <w:iCs/>
          <w:noProof/>
          <w:sz w:val="22"/>
        </w:rPr>
        <w:t>2018 International Conference on Advanced Computation and Telecommunication (ICACAT)</w:t>
      </w:r>
      <w:r w:rsidRPr="0029762D">
        <w:rPr>
          <w:noProof/>
          <w:sz w:val="22"/>
        </w:rPr>
        <w:t xml:space="preserve"> 1–13 (IEEE, 2018). doi:10.1109/ICACAT.2018.8933791</w:t>
      </w:r>
    </w:p>
    <w:p w14:paraId="0FAEFB1A"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t>7.</w:t>
      </w:r>
      <w:r w:rsidRPr="0029762D">
        <w:rPr>
          <w:noProof/>
          <w:sz w:val="22"/>
        </w:rPr>
        <w:tab/>
        <w:t xml:space="preserve">Kotteti, C. M. M., Dong, X. &amp; Qian, L. Rumor Detection on Time-Series of Tweets via Deep Learning. in </w:t>
      </w:r>
      <w:r w:rsidRPr="0029762D">
        <w:rPr>
          <w:i/>
          <w:iCs/>
          <w:noProof/>
          <w:sz w:val="22"/>
        </w:rPr>
        <w:t>MILCOM 2019 - 2019 IEEE Military Communications Conference (MILCOM)</w:t>
      </w:r>
      <w:r w:rsidRPr="0029762D">
        <w:rPr>
          <w:noProof/>
          <w:sz w:val="22"/>
        </w:rPr>
        <w:t xml:space="preserve"> 1–7 (IEEE, 2019). doi:10.1109/MILCOM47813.2019.9020895</w:t>
      </w:r>
    </w:p>
    <w:p w14:paraId="46E3D243"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t>8.</w:t>
      </w:r>
      <w:r w:rsidRPr="0029762D">
        <w:rPr>
          <w:noProof/>
          <w:sz w:val="22"/>
        </w:rPr>
        <w:tab/>
        <w:t xml:space="preserve">Polamuri, S. R., Srinivas, K. &amp; Mohan, A. K. Multi model-Based Hybrid Prediction Algorithm (MM-HPA) for Stock Market Prices Prediction Framework (SMPPF). </w:t>
      </w:r>
      <w:r w:rsidRPr="0029762D">
        <w:rPr>
          <w:i/>
          <w:iCs/>
          <w:noProof/>
          <w:sz w:val="22"/>
        </w:rPr>
        <w:t>Arab. J. Sci. Eng.</w:t>
      </w:r>
      <w:r w:rsidRPr="0029762D">
        <w:rPr>
          <w:noProof/>
          <w:sz w:val="22"/>
        </w:rPr>
        <w:t xml:space="preserve"> (2020). doi:10.1007/s13369-020-04782-2</w:t>
      </w:r>
    </w:p>
    <w:p w14:paraId="2D062890"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t>9.</w:t>
      </w:r>
      <w:r w:rsidRPr="0029762D">
        <w:rPr>
          <w:noProof/>
          <w:sz w:val="22"/>
        </w:rPr>
        <w:tab/>
        <w:t xml:space="preserve">Fischer, T. &amp; Krauss, C. Deep learning with long short-term memory networks for financial market predictions. </w:t>
      </w:r>
      <w:r w:rsidRPr="0029762D">
        <w:rPr>
          <w:i/>
          <w:iCs/>
          <w:noProof/>
          <w:sz w:val="22"/>
        </w:rPr>
        <w:t>Eur. J. Oper. Res.</w:t>
      </w:r>
      <w:r w:rsidRPr="0029762D">
        <w:rPr>
          <w:noProof/>
          <w:sz w:val="22"/>
        </w:rPr>
        <w:t xml:space="preserve"> </w:t>
      </w:r>
      <w:r w:rsidRPr="0029762D">
        <w:rPr>
          <w:b/>
          <w:bCs/>
          <w:noProof/>
          <w:sz w:val="22"/>
        </w:rPr>
        <w:t>270</w:t>
      </w:r>
      <w:r w:rsidRPr="0029762D">
        <w:rPr>
          <w:noProof/>
          <w:sz w:val="22"/>
        </w:rPr>
        <w:t>, 654–669 (2018).</w:t>
      </w:r>
    </w:p>
    <w:p w14:paraId="604ED615" w14:textId="77777777" w:rsidR="0029762D" w:rsidRPr="0029762D" w:rsidRDefault="0029762D" w:rsidP="0029762D">
      <w:pPr>
        <w:autoSpaceDE w:val="0"/>
        <w:autoSpaceDN w:val="0"/>
        <w:adjustRightInd w:val="0"/>
        <w:spacing w:line="480" w:lineRule="auto"/>
        <w:ind w:left="640" w:hanging="640"/>
        <w:rPr>
          <w:noProof/>
          <w:sz w:val="22"/>
        </w:rPr>
      </w:pPr>
      <w:r w:rsidRPr="0029762D">
        <w:rPr>
          <w:noProof/>
          <w:sz w:val="22"/>
        </w:rPr>
        <w:t>10.</w:t>
      </w:r>
      <w:r w:rsidRPr="0029762D">
        <w:rPr>
          <w:noProof/>
          <w:sz w:val="22"/>
        </w:rPr>
        <w:tab/>
        <w:t xml:space="preserve">Understanding LSTM Networks. Available at: https://colah.github.io/posts/2015-08-Understanding-LSTMs/. </w:t>
      </w:r>
    </w:p>
    <w:p w14:paraId="13EBBE84" w14:textId="77777777" w:rsidR="009712D5" w:rsidRDefault="001840DE" w:rsidP="0029762D">
      <w:pPr>
        <w:autoSpaceDE w:val="0"/>
        <w:autoSpaceDN w:val="0"/>
        <w:adjustRightInd w:val="0"/>
        <w:spacing w:line="480" w:lineRule="auto"/>
        <w:ind w:left="640" w:hanging="640"/>
        <w:rPr>
          <w:ins w:id="45" w:author="杨 文杰" w:date="2020-09-03T06:32:00Z"/>
          <w:sz w:val="22"/>
          <w:szCs w:val="22"/>
        </w:rPr>
      </w:pPr>
      <w:r w:rsidRPr="00612AD4">
        <w:rPr>
          <w:sz w:val="22"/>
          <w:szCs w:val="22"/>
        </w:rPr>
        <w:fldChar w:fldCharType="end"/>
      </w:r>
    </w:p>
    <w:p w14:paraId="21D34AF3" w14:textId="39FD5EC9" w:rsidR="139B8998" w:rsidRDefault="009712D5" w:rsidP="0029762D">
      <w:pPr>
        <w:autoSpaceDE w:val="0"/>
        <w:autoSpaceDN w:val="0"/>
        <w:adjustRightInd w:val="0"/>
        <w:spacing w:line="480" w:lineRule="auto"/>
        <w:ind w:left="640" w:hanging="640"/>
        <w:rPr>
          <w:rFonts w:hint="eastAsia"/>
          <w:b/>
          <w:bCs/>
          <w:sz w:val="22"/>
          <w:szCs w:val="22"/>
        </w:rPr>
      </w:pPr>
      <w:ins w:id="46" w:author="杨 文杰" w:date="2020-09-03T06:32:00Z">
        <w:r>
          <w:rPr>
            <w:sz w:val="22"/>
            <w:szCs w:val="22"/>
          </w:rPr>
          <w:lastRenderedPageBreak/>
          <w:t xml:space="preserve">7. </w:t>
        </w:r>
      </w:ins>
      <w:r w:rsidR="00B07BA0" w:rsidRPr="00B07BA0">
        <w:rPr>
          <w:b/>
          <w:bCs/>
          <w:sz w:val="22"/>
          <w:szCs w:val="22"/>
        </w:rPr>
        <w:t xml:space="preserve">Appendix </w:t>
      </w:r>
    </w:p>
    <w:p w14:paraId="37C0D0A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 coding: utf-8 -*-</w:t>
      </w:r>
    </w:p>
    <w:p w14:paraId="7B10A26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483240A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Created on Sun Aug 30 10:27:47 2020</w:t>
      </w:r>
    </w:p>
    <w:p w14:paraId="4AE7F3CE" w14:textId="77777777" w:rsidR="001E2D7F" w:rsidRPr="001E2D7F" w:rsidRDefault="001E2D7F" w:rsidP="001E2D7F">
      <w:pPr>
        <w:autoSpaceDE w:val="0"/>
        <w:autoSpaceDN w:val="0"/>
        <w:adjustRightInd w:val="0"/>
        <w:rPr>
          <w:rFonts w:ascii="Courier" w:hAnsi="Courier"/>
          <w:sz w:val="20"/>
          <w:szCs w:val="20"/>
        </w:rPr>
      </w:pPr>
    </w:p>
    <w:p w14:paraId="3F810033" w14:textId="01F2C8E9"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@author: </w:t>
      </w:r>
      <w:r w:rsidR="00477138" w:rsidRPr="00477138">
        <w:rPr>
          <w:rFonts w:ascii="Courier" w:hAnsi="Courier"/>
          <w:sz w:val="20"/>
          <w:szCs w:val="20"/>
        </w:rPr>
        <w:t>DE</w:t>
      </w:r>
    </w:p>
    <w:p w14:paraId="52F1809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15DFE9F2" w14:textId="77777777" w:rsidR="001E2D7F" w:rsidRPr="001E2D7F" w:rsidRDefault="001E2D7F" w:rsidP="001E2D7F">
      <w:pPr>
        <w:autoSpaceDE w:val="0"/>
        <w:autoSpaceDN w:val="0"/>
        <w:adjustRightInd w:val="0"/>
        <w:rPr>
          <w:rFonts w:ascii="Courier" w:hAnsi="Courier"/>
          <w:sz w:val="20"/>
          <w:szCs w:val="20"/>
        </w:rPr>
      </w:pPr>
    </w:p>
    <w:p w14:paraId="4A1E936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general imports </w:t>
      </w:r>
    </w:p>
    <w:p w14:paraId="1209898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r w:rsidRPr="001E2D7F">
        <w:rPr>
          <w:rFonts w:ascii="Courier" w:hAnsi="Courier"/>
          <w:sz w:val="20"/>
          <w:szCs w:val="20"/>
        </w:rPr>
        <w:t>tensorflow</w:t>
      </w:r>
      <w:proofErr w:type="spellEnd"/>
      <w:r w:rsidRPr="001E2D7F">
        <w:rPr>
          <w:rFonts w:ascii="Courier" w:hAnsi="Courier"/>
          <w:sz w:val="20"/>
          <w:szCs w:val="20"/>
        </w:rPr>
        <w:t xml:space="preserve"> as </w:t>
      </w:r>
      <w:proofErr w:type="spellStart"/>
      <w:r w:rsidRPr="001E2D7F">
        <w:rPr>
          <w:rFonts w:ascii="Courier" w:hAnsi="Courier"/>
          <w:sz w:val="20"/>
          <w:szCs w:val="20"/>
        </w:rPr>
        <w:t>tf</w:t>
      </w:r>
      <w:proofErr w:type="spellEnd"/>
    </w:p>
    <w:p w14:paraId="12ED888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r w:rsidRPr="001E2D7F">
        <w:rPr>
          <w:rFonts w:ascii="Courier" w:hAnsi="Courier"/>
          <w:sz w:val="20"/>
          <w:szCs w:val="20"/>
        </w:rPr>
        <w:t>numpy</w:t>
      </w:r>
      <w:proofErr w:type="spellEnd"/>
      <w:r w:rsidRPr="001E2D7F">
        <w:rPr>
          <w:rFonts w:ascii="Courier" w:hAnsi="Courier"/>
          <w:sz w:val="20"/>
          <w:szCs w:val="20"/>
        </w:rPr>
        <w:t xml:space="preserve"> as np</w:t>
      </w:r>
    </w:p>
    <w:p w14:paraId="3D9AD1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proofErr w:type="gramStart"/>
      <w:r w:rsidRPr="001E2D7F">
        <w:rPr>
          <w:rFonts w:ascii="Courier" w:hAnsi="Courier"/>
          <w:sz w:val="20"/>
          <w:szCs w:val="20"/>
        </w:rPr>
        <w:t>matplotlib.pyplot</w:t>
      </w:r>
      <w:proofErr w:type="spellEnd"/>
      <w:proofErr w:type="gramEnd"/>
      <w:r w:rsidRPr="001E2D7F">
        <w:rPr>
          <w:rFonts w:ascii="Courier" w:hAnsi="Courier"/>
          <w:sz w:val="20"/>
          <w:szCs w:val="20"/>
        </w:rPr>
        <w:t xml:space="preserve"> as </w:t>
      </w:r>
      <w:proofErr w:type="spellStart"/>
      <w:r w:rsidRPr="001E2D7F">
        <w:rPr>
          <w:rFonts w:ascii="Courier" w:hAnsi="Courier"/>
          <w:sz w:val="20"/>
          <w:szCs w:val="20"/>
        </w:rPr>
        <w:t>plt</w:t>
      </w:r>
      <w:proofErr w:type="spellEnd"/>
    </w:p>
    <w:p w14:paraId="7759440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import pandas as pd</w:t>
      </w:r>
    </w:p>
    <w:p w14:paraId="3694D0D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r w:rsidRPr="001E2D7F">
        <w:rPr>
          <w:rFonts w:ascii="Courier" w:hAnsi="Courier"/>
          <w:sz w:val="20"/>
          <w:szCs w:val="20"/>
        </w:rPr>
        <w:t>os</w:t>
      </w:r>
      <w:proofErr w:type="spellEnd"/>
      <w:r w:rsidRPr="001E2D7F">
        <w:rPr>
          <w:rFonts w:ascii="Courier" w:hAnsi="Courier"/>
          <w:sz w:val="20"/>
          <w:szCs w:val="20"/>
        </w:rPr>
        <w:t xml:space="preserve"> </w:t>
      </w:r>
    </w:p>
    <w:p w14:paraId="061B7BA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import glob</w:t>
      </w:r>
    </w:p>
    <w:p w14:paraId="67628E9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print(</w:t>
      </w:r>
      <w:proofErr w:type="spellStart"/>
      <w:proofErr w:type="gramStart"/>
      <w:r w:rsidRPr="001E2D7F">
        <w:rPr>
          <w:rFonts w:ascii="Courier" w:hAnsi="Courier"/>
          <w:sz w:val="20"/>
          <w:szCs w:val="20"/>
        </w:rPr>
        <w:t>tf</w:t>
      </w:r>
      <w:proofErr w:type="spellEnd"/>
      <w:r w:rsidRPr="001E2D7F">
        <w:rPr>
          <w:rFonts w:ascii="Courier" w:hAnsi="Courier"/>
          <w:sz w:val="20"/>
          <w:szCs w:val="20"/>
        </w:rPr>
        <w:t>._</w:t>
      </w:r>
      <w:proofErr w:type="gramEnd"/>
      <w:r w:rsidRPr="001E2D7F">
        <w:rPr>
          <w:rFonts w:ascii="Courier" w:hAnsi="Courier"/>
          <w:sz w:val="20"/>
          <w:szCs w:val="20"/>
        </w:rPr>
        <w:t>_version__)</w:t>
      </w:r>
    </w:p>
    <w:p w14:paraId="4B049B5B" w14:textId="77777777" w:rsidR="001E2D7F" w:rsidRPr="001E2D7F" w:rsidRDefault="001E2D7F" w:rsidP="001E2D7F">
      <w:pPr>
        <w:autoSpaceDE w:val="0"/>
        <w:autoSpaceDN w:val="0"/>
        <w:adjustRightInd w:val="0"/>
        <w:rPr>
          <w:rFonts w:ascii="Courier" w:hAnsi="Courier"/>
          <w:sz w:val="20"/>
          <w:szCs w:val="20"/>
        </w:rPr>
      </w:pPr>
    </w:p>
    <w:p w14:paraId="0AC8D8D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Define functions</w:t>
      </w:r>
    </w:p>
    <w:p w14:paraId="563451D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plot_</w:t>
      </w:r>
      <w:proofErr w:type="gramStart"/>
      <w:r w:rsidRPr="001E2D7F">
        <w:rPr>
          <w:rFonts w:ascii="Courier" w:hAnsi="Courier"/>
          <w:sz w:val="20"/>
          <w:szCs w:val="20"/>
        </w:rPr>
        <w:t>series</w:t>
      </w:r>
      <w:proofErr w:type="spellEnd"/>
      <w:r w:rsidRPr="001E2D7F">
        <w:rPr>
          <w:rFonts w:ascii="Courier" w:hAnsi="Courier"/>
          <w:sz w:val="20"/>
          <w:szCs w:val="20"/>
        </w:rPr>
        <w:t>(</w:t>
      </w:r>
      <w:proofErr w:type="gramEnd"/>
      <w:r w:rsidRPr="001E2D7F">
        <w:rPr>
          <w:rFonts w:ascii="Courier" w:hAnsi="Courier"/>
          <w:sz w:val="20"/>
          <w:szCs w:val="20"/>
        </w:rPr>
        <w:t>time, series, format="-", start=0, end=None):</w:t>
      </w:r>
    </w:p>
    <w:p w14:paraId="3035018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(time[</w:t>
      </w:r>
      <w:proofErr w:type="spellStart"/>
      <w:r w:rsidRPr="001E2D7F">
        <w:rPr>
          <w:rFonts w:ascii="Courier" w:hAnsi="Courier"/>
          <w:sz w:val="20"/>
          <w:szCs w:val="20"/>
        </w:rPr>
        <w:t>start:end</w:t>
      </w:r>
      <w:proofErr w:type="spellEnd"/>
      <w:r w:rsidRPr="001E2D7F">
        <w:rPr>
          <w:rFonts w:ascii="Courier" w:hAnsi="Courier"/>
          <w:sz w:val="20"/>
          <w:szCs w:val="20"/>
        </w:rPr>
        <w:t>], series[</w:t>
      </w:r>
      <w:proofErr w:type="spellStart"/>
      <w:r w:rsidRPr="001E2D7F">
        <w:rPr>
          <w:rFonts w:ascii="Courier" w:hAnsi="Courier"/>
          <w:sz w:val="20"/>
          <w:szCs w:val="20"/>
        </w:rPr>
        <w:t>start:end</w:t>
      </w:r>
      <w:proofErr w:type="spellEnd"/>
      <w:r w:rsidRPr="001E2D7F">
        <w:rPr>
          <w:rFonts w:ascii="Courier" w:hAnsi="Courier"/>
          <w:sz w:val="20"/>
          <w:szCs w:val="20"/>
        </w:rPr>
        <w:t>], format)</w:t>
      </w:r>
    </w:p>
    <w:p w14:paraId="7C891A2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plt.xlabel</w:t>
      </w:r>
      <w:proofErr w:type="spellEnd"/>
      <w:proofErr w:type="gramEnd"/>
      <w:r w:rsidRPr="001E2D7F">
        <w:rPr>
          <w:rFonts w:ascii="Courier" w:hAnsi="Courier"/>
          <w:sz w:val="20"/>
          <w:szCs w:val="20"/>
        </w:rPr>
        <w:t>("Time")</w:t>
      </w:r>
    </w:p>
    <w:p w14:paraId="32BDDA4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plt.ylabel</w:t>
      </w:r>
      <w:proofErr w:type="spellEnd"/>
      <w:proofErr w:type="gramEnd"/>
      <w:r w:rsidRPr="001E2D7F">
        <w:rPr>
          <w:rFonts w:ascii="Courier" w:hAnsi="Courier"/>
          <w:sz w:val="20"/>
          <w:szCs w:val="20"/>
        </w:rPr>
        <w:t>("Value")</w:t>
      </w:r>
    </w:p>
    <w:p w14:paraId="386CD7C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plt.grid</w:t>
      </w:r>
      <w:proofErr w:type="spellEnd"/>
      <w:proofErr w:type="gramEnd"/>
      <w:r w:rsidRPr="001E2D7F">
        <w:rPr>
          <w:rFonts w:ascii="Courier" w:hAnsi="Courier"/>
          <w:sz w:val="20"/>
          <w:szCs w:val="20"/>
        </w:rPr>
        <w:t>(False)</w:t>
      </w:r>
    </w:p>
    <w:p w14:paraId="429DAC6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35ECBCF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windowed_</w:t>
      </w:r>
      <w:proofErr w:type="gramStart"/>
      <w:r w:rsidRPr="001E2D7F">
        <w:rPr>
          <w:rFonts w:ascii="Courier" w:hAnsi="Courier"/>
          <w:sz w:val="20"/>
          <w:szCs w:val="20"/>
        </w:rPr>
        <w:t>dataset</w:t>
      </w:r>
      <w:proofErr w:type="spellEnd"/>
      <w:r w:rsidRPr="001E2D7F">
        <w:rPr>
          <w:rFonts w:ascii="Courier" w:hAnsi="Courier"/>
          <w:sz w:val="20"/>
          <w:szCs w:val="20"/>
        </w:rPr>
        <w:t>(</w:t>
      </w:r>
      <w:proofErr w:type="gramEnd"/>
      <w:r w:rsidRPr="001E2D7F">
        <w:rPr>
          <w:rFonts w:ascii="Courier" w:hAnsi="Courier"/>
          <w:sz w:val="20"/>
          <w:szCs w:val="20"/>
        </w:rPr>
        <w:t xml:space="preserve">series, </w:t>
      </w:r>
      <w:proofErr w:type="spellStart"/>
      <w:r w:rsidRPr="001E2D7F">
        <w:rPr>
          <w:rFonts w:ascii="Courier" w:hAnsi="Courier"/>
          <w:sz w:val="20"/>
          <w:szCs w:val="20"/>
        </w:rPr>
        <w:t>window_size</w:t>
      </w:r>
      <w:proofErr w:type="spellEnd"/>
      <w:r w:rsidRPr="001E2D7F">
        <w:rPr>
          <w:rFonts w:ascii="Courier" w:hAnsi="Courier"/>
          <w:sz w:val="20"/>
          <w:szCs w:val="20"/>
        </w:rPr>
        <w:t xml:space="preserve">, </w:t>
      </w:r>
      <w:proofErr w:type="spellStart"/>
      <w:r w:rsidRPr="001E2D7F">
        <w:rPr>
          <w:rFonts w:ascii="Courier" w:hAnsi="Courier"/>
          <w:sz w:val="20"/>
          <w:szCs w:val="20"/>
        </w:rPr>
        <w:t>batch_size</w:t>
      </w:r>
      <w:proofErr w:type="spellEnd"/>
      <w:r w:rsidRPr="001E2D7F">
        <w:rPr>
          <w:rFonts w:ascii="Courier" w:hAnsi="Courier"/>
          <w:sz w:val="20"/>
          <w:szCs w:val="20"/>
        </w:rPr>
        <w:t xml:space="preserve">, </w:t>
      </w:r>
      <w:proofErr w:type="spellStart"/>
      <w:r w:rsidRPr="001E2D7F">
        <w:rPr>
          <w:rFonts w:ascii="Courier" w:hAnsi="Courier"/>
          <w:sz w:val="20"/>
          <w:szCs w:val="20"/>
        </w:rPr>
        <w:t>shuffle_buffer</w:t>
      </w:r>
      <w:proofErr w:type="spellEnd"/>
      <w:r w:rsidRPr="001E2D7F">
        <w:rPr>
          <w:rFonts w:ascii="Courier" w:hAnsi="Courier"/>
          <w:sz w:val="20"/>
          <w:szCs w:val="20"/>
        </w:rPr>
        <w:t>):</w:t>
      </w:r>
    </w:p>
    <w:p w14:paraId="561A5B1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series = </w:t>
      </w:r>
      <w:proofErr w:type="spellStart"/>
      <w:proofErr w:type="gramStart"/>
      <w:r w:rsidRPr="001E2D7F">
        <w:rPr>
          <w:rFonts w:ascii="Courier" w:hAnsi="Courier"/>
          <w:sz w:val="20"/>
          <w:szCs w:val="20"/>
        </w:rPr>
        <w:t>tf.expand</w:t>
      </w:r>
      <w:proofErr w:type="gramEnd"/>
      <w:r w:rsidRPr="001E2D7F">
        <w:rPr>
          <w:rFonts w:ascii="Courier" w:hAnsi="Courier"/>
          <w:sz w:val="20"/>
          <w:szCs w:val="20"/>
        </w:rPr>
        <w:t>_dims</w:t>
      </w:r>
      <w:proofErr w:type="spellEnd"/>
      <w:r w:rsidRPr="001E2D7F">
        <w:rPr>
          <w:rFonts w:ascii="Courier" w:hAnsi="Courier"/>
          <w:sz w:val="20"/>
          <w:szCs w:val="20"/>
        </w:rPr>
        <w:t>(series, axis=-1)</w:t>
      </w:r>
    </w:p>
    <w:p w14:paraId="4C25A23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r w:rsidRPr="001E2D7F">
        <w:rPr>
          <w:rFonts w:ascii="Courier" w:hAnsi="Courier"/>
          <w:sz w:val="20"/>
          <w:szCs w:val="20"/>
        </w:rPr>
        <w:t>tf.</w:t>
      </w:r>
      <w:proofErr w:type="gramStart"/>
      <w:r w:rsidRPr="001E2D7F">
        <w:rPr>
          <w:rFonts w:ascii="Courier" w:hAnsi="Courier"/>
          <w:sz w:val="20"/>
          <w:szCs w:val="20"/>
        </w:rPr>
        <w:t>data.Dataset.from</w:t>
      </w:r>
      <w:proofErr w:type="gramEnd"/>
      <w:r w:rsidRPr="001E2D7F">
        <w:rPr>
          <w:rFonts w:ascii="Courier" w:hAnsi="Courier"/>
          <w:sz w:val="20"/>
          <w:szCs w:val="20"/>
        </w:rPr>
        <w:t>_tensor_slices</w:t>
      </w:r>
      <w:proofErr w:type="spellEnd"/>
      <w:r w:rsidRPr="001E2D7F">
        <w:rPr>
          <w:rFonts w:ascii="Courier" w:hAnsi="Courier"/>
          <w:sz w:val="20"/>
          <w:szCs w:val="20"/>
        </w:rPr>
        <w:t>(series)</w:t>
      </w:r>
    </w:p>
    <w:p w14:paraId="5ACD643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ds.window</w:t>
      </w:r>
      <w:proofErr w:type="spellEnd"/>
      <w:proofErr w:type="gram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 xml:space="preserve"> + 1, shift=1, </w:t>
      </w:r>
      <w:proofErr w:type="spellStart"/>
      <w:r w:rsidRPr="001E2D7F">
        <w:rPr>
          <w:rFonts w:ascii="Courier" w:hAnsi="Courier"/>
          <w:sz w:val="20"/>
          <w:szCs w:val="20"/>
        </w:rPr>
        <w:t>drop_remainder</w:t>
      </w:r>
      <w:proofErr w:type="spellEnd"/>
      <w:r w:rsidRPr="001E2D7F">
        <w:rPr>
          <w:rFonts w:ascii="Courier" w:hAnsi="Courier"/>
          <w:sz w:val="20"/>
          <w:szCs w:val="20"/>
        </w:rPr>
        <w:t>=True)</w:t>
      </w:r>
    </w:p>
    <w:p w14:paraId="148B317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ds.flat</w:t>
      </w:r>
      <w:proofErr w:type="gramEnd"/>
      <w:r w:rsidRPr="001E2D7F">
        <w:rPr>
          <w:rFonts w:ascii="Courier" w:hAnsi="Courier"/>
          <w:sz w:val="20"/>
          <w:szCs w:val="20"/>
        </w:rPr>
        <w:t>_map</w:t>
      </w:r>
      <w:proofErr w:type="spellEnd"/>
      <w:r w:rsidRPr="001E2D7F">
        <w:rPr>
          <w:rFonts w:ascii="Courier" w:hAnsi="Courier"/>
          <w:sz w:val="20"/>
          <w:szCs w:val="20"/>
        </w:rPr>
        <w:t xml:space="preserve">(lambda w: </w:t>
      </w:r>
      <w:proofErr w:type="spellStart"/>
      <w:r w:rsidRPr="001E2D7F">
        <w:rPr>
          <w:rFonts w:ascii="Courier" w:hAnsi="Courier"/>
          <w:sz w:val="20"/>
          <w:szCs w:val="20"/>
        </w:rPr>
        <w:t>w.batch</w:t>
      </w:r>
      <w:proofErr w:type="spell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 xml:space="preserve"> + 1))</w:t>
      </w:r>
    </w:p>
    <w:p w14:paraId="3AF613C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ds.shuffle</w:t>
      </w:r>
      <w:proofErr w:type="spellEnd"/>
      <w:proofErr w:type="gramEnd"/>
      <w:r w:rsidRPr="001E2D7F">
        <w:rPr>
          <w:rFonts w:ascii="Courier" w:hAnsi="Courier"/>
          <w:sz w:val="20"/>
          <w:szCs w:val="20"/>
        </w:rPr>
        <w:t>(</w:t>
      </w:r>
      <w:proofErr w:type="spellStart"/>
      <w:r w:rsidRPr="001E2D7F">
        <w:rPr>
          <w:rFonts w:ascii="Courier" w:hAnsi="Courier"/>
          <w:sz w:val="20"/>
          <w:szCs w:val="20"/>
        </w:rPr>
        <w:t>shuffle_buffer</w:t>
      </w:r>
      <w:proofErr w:type="spellEnd"/>
      <w:r w:rsidRPr="001E2D7F">
        <w:rPr>
          <w:rFonts w:ascii="Courier" w:hAnsi="Courier"/>
          <w:sz w:val="20"/>
          <w:szCs w:val="20"/>
        </w:rPr>
        <w:t>)</w:t>
      </w:r>
    </w:p>
    <w:p w14:paraId="0D626A5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ds.map</w:t>
      </w:r>
      <w:proofErr w:type="spellEnd"/>
      <w:r w:rsidRPr="001E2D7F">
        <w:rPr>
          <w:rFonts w:ascii="Courier" w:hAnsi="Courier"/>
          <w:sz w:val="20"/>
          <w:szCs w:val="20"/>
        </w:rPr>
        <w:t>(</w:t>
      </w:r>
      <w:proofErr w:type="gramEnd"/>
      <w:r w:rsidRPr="001E2D7F">
        <w:rPr>
          <w:rFonts w:ascii="Courier" w:hAnsi="Courier"/>
          <w:sz w:val="20"/>
          <w:szCs w:val="20"/>
        </w:rPr>
        <w:t>lambda w: (w[:-1], w[1:]))</w:t>
      </w:r>
    </w:p>
    <w:p w14:paraId="1395DD9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proofErr w:type="gramStart"/>
      <w:r w:rsidRPr="001E2D7F">
        <w:rPr>
          <w:rFonts w:ascii="Courier" w:hAnsi="Courier"/>
          <w:sz w:val="20"/>
          <w:szCs w:val="20"/>
        </w:rPr>
        <w:t>ds.batch</w:t>
      </w:r>
      <w:proofErr w:type="spellEnd"/>
      <w:proofErr w:type="gramEnd"/>
      <w:r w:rsidRPr="001E2D7F">
        <w:rPr>
          <w:rFonts w:ascii="Courier" w:hAnsi="Courier"/>
          <w:sz w:val="20"/>
          <w:szCs w:val="20"/>
        </w:rPr>
        <w:t>(</w:t>
      </w:r>
      <w:proofErr w:type="spellStart"/>
      <w:r w:rsidRPr="001E2D7F">
        <w:rPr>
          <w:rFonts w:ascii="Courier" w:hAnsi="Courier"/>
          <w:sz w:val="20"/>
          <w:szCs w:val="20"/>
        </w:rPr>
        <w:t>batch_size</w:t>
      </w:r>
      <w:proofErr w:type="spellEnd"/>
      <w:r w:rsidRPr="001E2D7F">
        <w:rPr>
          <w:rFonts w:ascii="Courier" w:hAnsi="Courier"/>
          <w:sz w:val="20"/>
          <w:szCs w:val="20"/>
        </w:rPr>
        <w:t>).prefetch(1)</w:t>
      </w:r>
    </w:p>
    <w:p w14:paraId="7763228D" w14:textId="77777777" w:rsidR="001E2D7F" w:rsidRPr="001E2D7F" w:rsidRDefault="001E2D7F" w:rsidP="001E2D7F">
      <w:pPr>
        <w:autoSpaceDE w:val="0"/>
        <w:autoSpaceDN w:val="0"/>
        <w:adjustRightInd w:val="0"/>
        <w:rPr>
          <w:rFonts w:ascii="Courier" w:hAnsi="Courier"/>
          <w:sz w:val="20"/>
          <w:szCs w:val="20"/>
        </w:rPr>
      </w:pPr>
    </w:p>
    <w:p w14:paraId="3131719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model_</w:t>
      </w:r>
      <w:proofErr w:type="gramStart"/>
      <w:r w:rsidRPr="001E2D7F">
        <w:rPr>
          <w:rFonts w:ascii="Courier" w:hAnsi="Courier"/>
          <w:sz w:val="20"/>
          <w:szCs w:val="20"/>
        </w:rPr>
        <w:t>forecast</w:t>
      </w:r>
      <w:proofErr w:type="spellEnd"/>
      <w:r w:rsidRPr="001E2D7F">
        <w:rPr>
          <w:rFonts w:ascii="Courier" w:hAnsi="Courier"/>
          <w:sz w:val="20"/>
          <w:szCs w:val="20"/>
        </w:rPr>
        <w:t>(</w:t>
      </w:r>
      <w:proofErr w:type="gramEnd"/>
      <w:r w:rsidRPr="001E2D7F">
        <w:rPr>
          <w:rFonts w:ascii="Courier" w:hAnsi="Courier"/>
          <w:sz w:val="20"/>
          <w:szCs w:val="20"/>
        </w:rPr>
        <w:t xml:space="preserve">model, series, </w:t>
      </w:r>
      <w:proofErr w:type="spellStart"/>
      <w:r w:rsidRPr="001E2D7F">
        <w:rPr>
          <w:rFonts w:ascii="Courier" w:hAnsi="Courier"/>
          <w:sz w:val="20"/>
          <w:szCs w:val="20"/>
        </w:rPr>
        <w:t>window_size</w:t>
      </w:r>
      <w:proofErr w:type="spellEnd"/>
      <w:r w:rsidRPr="001E2D7F">
        <w:rPr>
          <w:rFonts w:ascii="Courier" w:hAnsi="Courier"/>
          <w:sz w:val="20"/>
          <w:szCs w:val="20"/>
        </w:rPr>
        <w:t>):</w:t>
      </w:r>
    </w:p>
    <w:p w14:paraId="50E0473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r w:rsidRPr="001E2D7F">
        <w:rPr>
          <w:rFonts w:ascii="Courier" w:hAnsi="Courier"/>
          <w:sz w:val="20"/>
          <w:szCs w:val="20"/>
        </w:rPr>
        <w:t>tf.</w:t>
      </w:r>
      <w:proofErr w:type="gramStart"/>
      <w:r w:rsidRPr="001E2D7F">
        <w:rPr>
          <w:rFonts w:ascii="Courier" w:hAnsi="Courier"/>
          <w:sz w:val="20"/>
          <w:szCs w:val="20"/>
        </w:rPr>
        <w:t>data.Dataset.from</w:t>
      </w:r>
      <w:proofErr w:type="gramEnd"/>
      <w:r w:rsidRPr="001E2D7F">
        <w:rPr>
          <w:rFonts w:ascii="Courier" w:hAnsi="Courier"/>
          <w:sz w:val="20"/>
          <w:szCs w:val="20"/>
        </w:rPr>
        <w:t>_tensor_slices</w:t>
      </w:r>
      <w:proofErr w:type="spellEnd"/>
      <w:r w:rsidRPr="001E2D7F">
        <w:rPr>
          <w:rFonts w:ascii="Courier" w:hAnsi="Courier"/>
          <w:sz w:val="20"/>
          <w:szCs w:val="20"/>
        </w:rPr>
        <w:t>(series)</w:t>
      </w:r>
    </w:p>
    <w:p w14:paraId="4718BEC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ds.window</w:t>
      </w:r>
      <w:proofErr w:type="spellEnd"/>
      <w:proofErr w:type="gram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 xml:space="preserve">, shift=1, </w:t>
      </w:r>
      <w:proofErr w:type="spellStart"/>
      <w:r w:rsidRPr="001E2D7F">
        <w:rPr>
          <w:rFonts w:ascii="Courier" w:hAnsi="Courier"/>
          <w:sz w:val="20"/>
          <w:szCs w:val="20"/>
        </w:rPr>
        <w:t>drop_remainder</w:t>
      </w:r>
      <w:proofErr w:type="spellEnd"/>
      <w:r w:rsidRPr="001E2D7F">
        <w:rPr>
          <w:rFonts w:ascii="Courier" w:hAnsi="Courier"/>
          <w:sz w:val="20"/>
          <w:szCs w:val="20"/>
        </w:rPr>
        <w:t>=True)</w:t>
      </w:r>
    </w:p>
    <w:p w14:paraId="1B5BC22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ds.flat</w:t>
      </w:r>
      <w:proofErr w:type="gramEnd"/>
      <w:r w:rsidRPr="001E2D7F">
        <w:rPr>
          <w:rFonts w:ascii="Courier" w:hAnsi="Courier"/>
          <w:sz w:val="20"/>
          <w:szCs w:val="20"/>
        </w:rPr>
        <w:t>_map</w:t>
      </w:r>
      <w:proofErr w:type="spellEnd"/>
      <w:r w:rsidRPr="001E2D7F">
        <w:rPr>
          <w:rFonts w:ascii="Courier" w:hAnsi="Courier"/>
          <w:sz w:val="20"/>
          <w:szCs w:val="20"/>
        </w:rPr>
        <w:t xml:space="preserve">(lambda w: </w:t>
      </w:r>
      <w:proofErr w:type="spellStart"/>
      <w:r w:rsidRPr="001E2D7F">
        <w:rPr>
          <w:rFonts w:ascii="Courier" w:hAnsi="Courier"/>
          <w:sz w:val="20"/>
          <w:szCs w:val="20"/>
        </w:rPr>
        <w:t>w.batch</w:t>
      </w:r>
      <w:proofErr w:type="spell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w:t>
      </w:r>
    </w:p>
    <w:p w14:paraId="2A34B85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ds.batch</w:t>
      </w:r>
      <w:proofErr w:type="spellEnd"/>
      <w:proofErr w:type="gramEnd"/>
      <w:r w:rsidRPr="001E2D7F">
        <w:rPr>
          <w:rFonts w:ascii="Courier" w:hAnsi="Courier"/>
          <w:sz w:val="20"/>
          <w:szCs w:val="20"/>
        </w:rPr>
        <w:t>(32).prefetch(1)</w:t>
      </w:r>
    </w:p>
    <w:p w14:paraId="4391082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forecast = </w:t>
      </w:r>
      <w:proofErr w:type="spellStart"/>
      <w:proofErr w:type="gramStart"/>
      <w:r w:rsidRPr="001E2D7F">
        <w:rPr>
          <w:rFonts w:ascii="Courier" w:hAnsi="Courier"/>
          <w:sz w:val="20"/>
          <w:szCs w:val="20"/>
        </w:rPr>
        <w:t>model.predict</w:t>
      </w:r>
      <w:proofErr w:type="spellEnd"/>
      <w:proofErr w:type="gramEnd"/>
      <w:r w:rsidRPr="001E2D7F">
        <w:rPr>
          <w:rFonts w:ascii="Courier" w:hAnsi="Courier"/>
          <w:sz w:val="20"/>
          <w:szCs w:val="20"/>
        </w:rPr>
        <w:t>(ds)</w:t>
      </w:r>
    </w:p>
    <w:p w14:paraId="2DF351A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forecast</w:t>
      </w:r>
    </w:p>
    <w:p w14:paraId="6A90736B" w14:textId="77777777" w:rsidR="001E2D7F" w:rsidRPr="001E2D7F" w:rsidRDefault="001E2D7F" w:rsidP="001E2D7F">
      <w:pPr>
        <w:autoSpaceDE w:val="0"/>
        <w:autoSpaceDN w:val="0"/>
        <w:adjustRightInd w:val="0"/>
        <w:rPr>
          <w:rFonts w:ascii="Courier" w:hAnsi="Courier"/>
          <w:sz w:val="20"/>
          <w:szCs w:val="20"/>
        </w:rPr>
      </w:pPr>
    </w:p>
    <w:p w14:paraId="42A8C47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create_time_steps</w:t>
      </w:r>
      <w:proofErr w:type="spellEnd"/>
      <w:r w:rsidRPr="001E2D7F">
        <w:rPr>
          <w:rFonts w:ascii="Courier" w:hAnsi="Courier"/>
          <w:sz w:val="20"/>
          <w:szCs w:val="20"/>
        </w:rPr>
        <w:t>(length):</w:t>
      </w:r>
    </w:p>
    <w:p w14:paraId="5F85AE9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gramStart"/>
      <w:r w:rsidRPr="001E2D7F">
        <w:rPr>
          <w:rFonts w:ascii="Courier" w:hAnsi="Courier"/>
          <w:sz w:val="20"/>
          <w:szCs w:val="20"/>
        </w:rPr>
        <w:t>list(</w:t>
      </w:r>
      <w:proofErr w:type="gramEnd"/>
      <w:r w:rsidRPr="001E2D7F">
        <w:rPr>
          <w:rFonts w:ascii="Courier" w:hAnsi="Courier"/>
          <w:sz w:val="20"/>
          <w:szCs w:val="20"/>
        </w:rPr>
        <w:t>range(-length, 0))</w:t>
      </w:r>
    </w:p>
    <w:p w14:paraId="2688D5BE" w14:textId="77777777" w:rsidR="001E2D7F" w:rsidRPr="001E2D7F" w:rsidRDefault="001E2D7F" w:rsidP="001E2D7F">
      <w:pPr>
        <w:autoSpaceDE w:val="0"/>
        <w:autoSpaceDN w:val="0"/>
        <w:adjustRightInd w:val="0"/>
        <w:rPr>
          <w:rFonts w:ascii="Courier" w:hAnsi="Courier"/>
          <w:sz w:val="20"/>
          <w:szCs w:val="20"/>
        </w:rPr>
      </w:pPr>
    </w:p>
    <w:p w14:paraId="6A7C948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show_</w:t>
      </w:r>
      <w:proofErr w:type="gramStart"/>
      <w:r w:rsidRPr="001E2D7F">
        <w:rPr>
          <w:rFonts w:ascii="Courier" w:hAnsi="Courier"/>
          <w:sz w:val="20"/>
          <w:szCs w:val="20"/>
        </w:rPr>
        <w:t>plot</w:t>
      </w:r>
      <w:proofErr w:type="spellEnd"/>
      <w:r w:rsidRPr="001E2D7F">
        <w:rPr>
          <w:rFonts w:ascii="Courier" w:hAnsi="Courier"/>
          <w:sz w:val="20"/>
          <w:szCs w:val="20"/>
        </w:rPr>
        <w:t>(</w:t>
      </w:r>
      <w:proofErr w:type="spellStart"/>
      <w:proofErr w:type="gramEnd"/>
      <w:r w:rsidRPr="001E2D7F">
        <w:rPr>
          <w:rFonts w:ascii="Courier" w:hAnsi="Courier"/>
          <w:sz w:val="20"/>
          <w:szCs w:val="20"/>
        </w:rPr>
        <w:t>plot_data</w:t>
      </w:r>
      <w:proofErr w:type="spellEnd"/>
      <w:r w:rsidRPr="001E2D7F">
        <w:rPr>
          <w:rFonts w:ascii="Courier" w:hAnsi="Courier"/>
          <w:sz w:val="20"/>
          <w:szCs w:val="20"/>
        </w:rPr>
        <w:t>, delta, title):</w:t>
      </w:r>
    </w:p>
    <w:p w14:paraId="485B6D0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labels = ['History', 'True Future', 'Model Prediction']</w:t>
      </w:r>
    </w:p>
    <w:p w14:paraId="7672081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marker = [</w:t>
      </w:r>
      <w:proofErr w:type="gramStart"/>
      <w:r w:rsidRPr="001E2D7F">
        <w:rPr>
          <w:rFonts w:ascii="Courier" w:hAnsi="Courier"/>
          <w:sz w:val="20"/>
          <w:szCs w:val="20"/>
        </w:rPr>
        <w:t>'.-</w:t>
      </w:r>
      <w:proofErr w:type="gramEnd"/>
      <w:r w:rsidRPr="001E2D7F">
        <w:rPr>
          <w:rFonts w:ascii="Courier" w:hAnsi="Courier"/>
          <w:sz w:val="20"/>
          <w:szCs w:val="20"/>
        </w:rPr>
        <w:t>', '</w:t>
      </w:r>
      <w:proofErr w:type="spellStart"/>
      <w:r w:rsidRPr="001E2D7F">
        <w:rPr>
          <w:rFonts w:ascii="Courier" w:hAnsi="Courier"/>
          <w:sz w:val="20"/>
          <w:szCs w:val="20"/>
        </w:rPr>
        <w:t>rx</w:t>
      </w:r>
      <w:proofErr w:type="spellEnd"/>
      <w:r w:rsidRPr="001E2D7F">
        <w:rPr>
          <w:rFonts w:ascii="Courier" w:hAnsi="Courier"/>
          <w:sz w:val="20"/>
          <w:szCs w:val="20"/>
        </w:rPr>
        <w:t>', 'go']</w:t>
      </w:r>
    </w:p>
    <w:p w14:paraId="0FAD722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time_steps</w:t>
      </w:r>
      <w:proofErr w:type="spellEnd"/>
      <w:r w:rsidRPr="001E2D7F">
        <w:rPr>
          <w:rFonts w:ascii="Courier" w:hAnsi="Courier"/>
          <w:sz w:val="20"/>
          <w:szCs w:val="20"/>
        </w:rPr>
        <w:t xml:space="preserve"> = </w:t>
      </w:r>
      <w:proofErr w:type="spellStart"/>
      <w:r w:rsidRPr="001E2D7F">
        <w:rPr>
          <w:rFonts w:ascii="Courier" w:hAnsi="Courier"/>
          <w:sz w:val="20"/>
          <w:szCs w:val="20"/>
        </w:rPr>
        <w:t>create_time_steps</w:t>
      </w:r>
      <w:proofErr w:type="spellEnd"/>
      <w:r w:rsidRPr="001E2D7F">
        <w:rPr>
          <w:rFonts w:ascii="Courier" w:hAnsi="Courier"/>
          <w:sz w:val="20"/>
          <w:szCs w:val="20"/>
        </w:rPr>
        <w:t>(</w:t>
      </w:r>
      <w:proofErr w:type="spellStart"/>
      <w:r w:rsidRPr="001E2D7F">
        <w:rPr>
          <w:rFonts w:ascii="Courier" w:hAnsi="Courier"/>
          <w:sz w:val="20"/>
          <w:szCs w:val="20"/>
        </w:rPr>
        <w:t>plot_data</w:t>
      </w:r>
      <w:proofErr w:type="spellEnd"/>
      <w:r w:rsidRPr="001E2D7F">
        <w:rPr>
          <w:rFonts w:ascii="Courier" w:hAnsi="Courier"/>
          <w:sz w:val="20"/>
          <w:szCs w:val="20"/>
        </w:rPr>
        <w:t>[0</w:t>
      </w:r>
      <w:proofErr w:type="gramStart"/>
      <w:r w:rsidRPr="001E2D7F">
        <w:rPr>
          <w:rFonts w:ascii="Courier" w:hAnsi="Courier"/>
          <w:sz w:val="20"/>
          <w:szCs w:val="20"/>
        </w:rPr>
        <w:t>].shape</w:t>
      </w:r>
      <w:proofErr w:type="gramEnd"/>
      <w:r w:rsidRPr="001E2D7F">
        <w:rPr>
          <w:rFonts w:ascii="Courier" w:hAnsi="Courier"/>
          <w:sz w:val="20"/>
          <w:szCs w:val="20"/>
        </w:rPr>
        <w:t>[0])</w:t>
      </w:r>
    </w:p>
    <w:p w14:paraId="0C01690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delta:</w:t>
      </w:r>
    </w:p>
    <w:p w14:paraId="2D27457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future = delta</w:t>
      </w:r>
    </w:p>
    <w:p w14:paraId="56A03C0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5C2C681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future = 0</w:t>
      </w:r>
    </w:p>
    <w:p w14:paraId="2EA1D1A9" w14:textId="77777777" w:rsidR="001E2D7F" w:rsidRPr="001E2D7F" w:rsidRDefault="001E2D7F" w:rsidP="001E2D7F">
      <w:pPr>
        <w:autoSpaceDE w:val="0"/>
        <w:autoSpaceDN w:val="0"/>
        <w:adjustRightInd w:val="0"/>
        <w:rPr>
          <w:rFonts w:ascii="Courier" w:hAnsi="Courier"/>
          <w:sz w:val="20"/>
          <w:szCs w:val="20"/>
        </w:rPr>
      </w:pPr>
    </w:p>
    <w:p w14:paraId="10F506A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plt.title</w:t>
      </w:r>
      <w:proofErr w:type="spellEnd"/>
      <w:proofErr w:type="gramEnd"/>
      <w:r w:rsidRPr="001E2D7F">
        <w:rPr>
          <w:rFonts w:ascii="Courier" w:hAnsi="Courier"/>
          <w:sz w:val="20"/>
          <w:szCs w:val="20"/>
        </w:rPr>
        <w:t>(title)</w:t>
      </w:r>
    </w:p>
    <w:p w14:paraId="230E033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w:t>
      </w:r>
      <w:proofErr w:type="spellStart"/>
      <w:r w:rsidRPr="001E2D7F">
        <w:rPr>
          <w:rFonts w:ascii="Courier" w:hAnsi="Courier"/>
          <w:sz w:val="20"/>
          <w:szCs w:val="20"/>
        </w:rPr>
        <w:t>i</w:t>
      </w:r>
      <w:proofErr w:type="spellEnd"/>
      <w:r w:rsidRPr="001E2D7F">
        <w:rPr>
          <w:rFonts w:ascii="Courier" w:hAnsi="Courier"/>
          <w:sz w:val="20"/>
          <w:szCs w:val="20"/>
        </w:rPr>
        <w:t>, x in enumerate(</w:t>
      </w:r>
      <w:proofErr w:type="spellStart"/>
      <w:r w:rsidRPr="001E2D7F">
        <w:rPr>
          <w:rFonts w:ascii="Courier" w:hAnsi="Courier"/>
          <w:sz w:val="20"/>
          <w:szCs w:val="20"/>
        </w:rPr>
        <w:t>plot_data</w:t>
      </w:r>
      <w:proofErr w:type="spellEnd"/>
      <w:r w:rsidRPr="001E2D7F">
        <w:rPr>
          <w:rFonts w:ascii="Courier" w:hAnsi="Courier"/>
          <w:sz w:val="20"/>
          <w:szCs w:val="20"/>
        </w:rPr>
        <w:t>):</w:t>
      </w:r>
    </w:p>
    <w:p w14:paraId="6B9E7C8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i</w:t>
      </w:r>
      <w:proofErr w:type="spellEnd"/>
      <w:r w:rsidRPr="001E2D7F">
        <w:rPr>
          <w:rFonts w:ascii="Courier" w:hAnsi="Courier"/>
          <w:sz w:val="20"/>
          <w:szCs w:val="20"/>
        </w:rPr>
        <w:t>:</w:t>
      </w:r>
    </w:p>
    <w:p w14:paraId="3A1BD9D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 xml:space="preserve">(future, </w:t>
      </w:r>
      <w:proofErr w:type="spellStart"/>
      <w:r w:rsidRPr="001E2D7F">
        <w:rPr>
          <w:rFonts w:ascii="Courier" w:hAnsi="Courier"/>
          <w:sz w:val="20"/>
          <w:szCs w:val="20"/>
        </w:rPr>
        <w:t>plot_data</w:t>
      </w:r>
      <w:proofErr w:type="spellEnd"/>
      <w:r w:rsidRPr="001E2D7F">
        <w:rPr>
          <w:rFonts w:ascii="Courier" w:hAnsi="Courier"/>
          <w:sz w:val="20"/>
          <w:szCs w:val="20"/>
        </w:rPr>
        <w:t>[</w:t>
      </w:r>
      <w:proofErr w:type="spellStart"/>
      <w:r w:rsidRPr="001E2D7F">
        <w:rPr>
          <w:rFonts w:ascii="Courier" w:hAnsi="Courier"/>
          <w:sz w:val="20"/>
          <w:szCs w:val="20"/>
        </w:rPr>
        <w:t>i</w:t>
      </w:r>
      <w:proofErr w:type="spellEnd"/>
      <w:r w:rsidRPr="001E2D7F">
        <w:rPr>
          <w:rFonts w:ascii="Courier" w:hAnsi="Courier"/>
          <w:sz w:val="20"/>
          <w:szCs w:val="20"/>
        </w:rPr>
        <w:t>], marker[</w:t>
      </w:r>
      <w:proofErr w:type="spellStart"/>
      <w:r w:rsidRPr="001E2D7F">
        <w:rPr>
          <w:rFonts w:ascii="Courier" w:hAnsi="Courier"/>
          <w:sz w:val="20"/>
          <w:szCs w:val="20"/>
        </w:rPr>
        <w:t>i</w:t>
      </w:r>
      <w:proofErr w:type="spellEnd"/>
      <w:r w:rsidRPr="001E2D7F">
        <w:rPr>
          <w:rFonts w:ascii="Courier" w:hAnsi="Courier"/>
          <w:sz w:val="20"/>
          <w:szCs w:val="20"/>
        </w:rPr>
        <w:t xml:space="preserve">], </w:t>
      </w:r>
      <w:proofErr w:type="spellStart"/>
      <w:r w:rsidRPr="001E2D7F">
        <w:rPr>
          <w:rFonts w:ascii="Courier" w:hAnsi="Courier"/>
          <w:sz w:val="20"/>
          <w:szCs w:val="20"/>
        </w:rPr>
        <w:t>markersize</w:t>
      </w:r>
      <w:proofErr w:type="spellEnd"/>
      <w:r w:rsidRPr="001E2D7F">
        <w:rPr>
          <w:rFonts w:ascii="Courier" w:hAnsi="Courier"/>
          <w:sz w:val="20"/>
          <w:szCs w:val="20"/>
        </w:rPr>
        <w:t>=10,</w:t>
      </w:r>
    </w:p>
    <w:p w14:paraId="59814A7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label=labels[</w:t>
      </w:r>
      <w:proofErr w:type="spellStart"/>
      <w:r w:rsidRPr="001E2D7F">
        <w:rPr>
          <w:rFonts w:ascii="Courier" w:hAnsi="Courier"/>
          <w:sz w:val="20"/>
          <w:szCs w:val="20"/>
        </w:rPr>
        <w:t>i</w:t>
      </w:r>
      <w:proofErr w:type="spellEnd"/>
      <w:r w:rsidRPr="001E2D7F">
        <w:rPr>
          <w:rFonts w:ascii="Courier" w:hAnsi="Courier"/>
          <w:sz w:val="20"/>
          <w:szCs w:val="20"/>
        </w:rPr>
        <w:t>])</w:t>
      </w:r>
    </w:p>
    <w:p w14:paraId="5011F7D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5C5DD9A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time_steps</w:t>
      </w:r>
      <w:proofErr w:type="spellEnd"/>
      <w:r w:rsidRPr="001E2D7F">
        <w:rPr>
          <w:rFonts w:ascii="Courier" w:hAnsi="Courier"/>
          <w:sz w:val="20"/>
          <w:szCs w:val="20"/>
        </w:rPr>
        <w:t xml:space="preserve">, </w:t>
      </w:r>
      <w:proofErr w:type="spellStart"/>
      <w:r w:rsidRPr="001E2D7F">
        <w:rPr>
          <w:rFonts w:ascii="Courier" w:hAnsi="Courier"/>
          <w:sz w:val="20"/>
          <w:szCs w:val="20"/>
        </w:rPr>
        <w:t>plot_data</w:t>
      </w:r>
      <w:proofErr w:type="spellEnd"/>
      <w:r w:rsidRPr="001E2D7F">
        <w:rPr>
          <w:rFonts w:ascii="Courier" w:hAnsi="Courier"/>
          <w:sz w:val="20"/>
          <w:szCs w:val="20"/>
        </w:rPr>
        <w:t>[</w:t>
      </w:r>
      <w:proofErr w:type="spellStart"/>
      <w:r w:rsidRPr="001E2D7F">
        <w:rPr>
          <w:rFonts w:ascii="Courier" w:hAnsi="Courier"/>
          <w:sz w:val="20"/>
          <w:szCs w:val="20"/>
        </w:rPr>
        <w:t>i</w:t>
      </w:r>
      <w:proofErr w:type="spellEnd"/>
      <w:r w:rsidRPr="001E2D7F">
        <w:rPr>
          <w:rFonts w:ascii="Courier" w:hAnsi="Courier"/>
          <w:sz w:val="20"/>
          <w:szCs w:val="20"/>
        </w:rPr>
        <w:t>].flatten(), marker[</w:t>
      </w:r>
      <w:proofErr w:type="spellStart"/>
      <w:r w:rsidRPr="001E2D7F">
        <w:rPr>
          <w:rFonts w:ascii="Courier" w:hAnsi="Courier"/>
          <w:sz w:val="20"/>
          <w:szCs w:val="20"/>
        </w:rPr>
        <w:t>i</w:t>
      </w:r>
      <w:proofErr w:type="spellEnd"/>
      <w:r w:rsidRPr="001E2D7F">
        <w:rPr>
          <w:rFonts w:ascii="Courier" w:hAnsi="Courier"/>
          <w:sz w:val="20"/>
          <w:szCs w:val="20"/>
        </w:rPr>
        <w:t>], label=labels[</w:t>
      </w:r>
      <w:proofErr w:type="spellStart"/>
      <w:r w:rsidRPr="001E2D7F">
        <w:rPr>
          <w:rFonts w:ascii="Courier" w:hAnsi="Courier"/>
          <w:sz w:val="20"/>
          <w:szCs w:val="20"/>
        </w:rPr>
        <w:t>i</w:t>
      </w:r>
      <w:proofErr w:type="spellEnd"/>
      <w:r w:rsidRPr="001E2D7F">
        <w:rPr>
          <w:rFonts w:ascii="Courier" w:hAnsi="Courier"/>
          <w:sz w:val="20"/>
          <w:szCs w:val="20"/>
        </w:rPr>
        <w:t>])</w:t>
      </w:r>
    </w:p>
    <w:p w14:paraId="1774DB9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plt.legend</w:t>
      </w:r>
      <w:proofErr w:type="spellEnd"/>
      <w:proofErr w:type="gramEnd"/>
      <w:r w:rsidRPr="001E2D7F">
        <w:rPr>
          <w:rFonts w:ascii="Courier" w:hAnsi="Courier"/>
          <w:sz w:val="20"/>
          <w:szCs w:val="20"/>
        </w:rPr>
        <w:t>()</w:t>
      </w:r>
    </w:p>
    <w:p w14:paraId="791972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plt.xlim</w:t>
      </w:r>
      <w:proofErr w:type="spellEnd"/>
      <w:proofErr w:type="gramEnd"/>
      <w:r w:rsidRPr="001E2D7F">
        <w:rPr>
          <w:rFonts w:ascii="Courier" w:hAnsi="Courier"/>
          <w:sz w:val="20"/>
          <w:szCs w:val="20"/>
        </w:rPr>
        <w:t>([</w:t>
      </w:r>
      <w:proofErr w:type="spellStart"/>
      <w:r w:rsidRPr="001E2D7F">
        <w:rPr>
          <w:rFonts w:ascii="Courier" w:hAnsi="Courier"/>
          <w:sz w:val="20"/>
          <w:szCs w:val="20"/>
        </w:rPr>
        <w:t>time_steps</w:t>
      </w:r>
      <w:proofErr w:type="spellEnd"/>
      <w:r w:rsidRPr="001E2D7F">
        <w:rPr>
          <w:rFonts w:ascii="Courier" w:hAnsi="Courier"/>
          <w:sz w:val="20"/>
          <w:szCs w:val="20"/>
        </w:rPr>
        <w:t>[0], (future+5)*2])</w:t>
      </w:r>
    </w:p>
    <w:p w14:paraId="60428EC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plt.xlabel</w:t>
      </w:r>
      <w:proofErr w:type="spellEnd"/>
      <w:proofErr w:type="gramEnd"/>
      <w:r w:rsidRPr="001E2D7F">
        <w:rPr>
          <w:rFonts w:ascii="Courier" w:hAnsi="Courier"/>
          <w:sz w:val="20"/>
          <w:szCs w:val="20"/>
        </w:rPr>
        <w:t>('Time-Step')</w:t>
      </w:r>
    </w:p>
    <w:p w14:paraId="746D03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r w:rsidRPr="001E2D7F">
        <w:rPr>
          <w:rFonts w:ascii="Courier" w:hAnsi="Courier"/>
          <w:sz w:val="20"/>
          <w:szCs w:val="20"/>
        </w:rPr>
        <w:t>plt</w:t>
      </w:r>
      <w:proofErr w:type="spellEnd"/>
    </w:p>
    <w:p w14:paraId="151E96E2" w14:textId="77777777" w:rsidR="001E2D7F" w:rsidRPr="001E2D7F" w:rsidRDefault="001E2D7F" w:rsidP="001E2D7F">
      <w:pPr>
        <w:autoSpaceDE w:val="0"/>
        <w:autoSpaceDN w:val="0"/>
        <w:adjustRightInd w:val="0"/>
        <w:rPr>
          <w:rFonts w:ascii="Courier" w:hAnsi="Courier"/>
          <w:sz w:val="20"/>
          <w:szCs w:val="20"/>
        </w:rPr>
      </w:pPr>
    </w:p>
    <w:p w14:paraId="518F1A1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listfiles</w:t>
      </w:r>
      <w:proofErr w:type="spellEnd"/>
      <w:r w:rsidRPr="001E2D7F">
        <w:rPr>
          <w:rFonts w:ascii="Courier" w:hAnsi="Courier"/>
          <w:sz w:val="20"/>
          <w:szCs w:val="20"/>
        </w:rPr>
        <w:t>(path):</w:t>
      </w:r>
    </w:p>
    <w:p w14:paraId="79E7E05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files = </w:t>
      </w:r>
      <w:proofErr w:type="spellStart"/>
      <w:proofErr w:type="gramStart"/>
      <w:r w:rsidRPr="001E2D7F">
        <w:rPr>
          <w:rFonts w:ascii="Courier" w:hAnsi="Courier"/>
          <w:sz w:val="20"/>
          <w:szCs w:val="20"/>
        </w:rPr>
        <w:t>glob.glob</w:t>
      </w:r>
      <w:proofErr w:type="spellEnd"/>
      <w:proofErr w:type="gramEnd"/>
      <w:r w:rsidRPr="001E2D7F">
        <w:rPr>
          <w:rFonts w:ascii="Courier" w:hAnsi="Courier"/>
          <w:sz w:val="20"/>
          <w:szCs w:val="20"/>
        </w:rPr>
        <w:t>(path+'\\*')</w:t>
      </w:r>
    </w:p>
    <w:p w14:paraId="4F95F4C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files </w:t>
      </w:r>
    </w:p>
    <w:p w14:paraId="46DC05F4" w14:textId="77777777" w:rsidR="001E2D7F" w:rsidRPr="001E2D7F" w:rsidRDefault="001E2D7F" w:rsidP="001E2D7F">
      <w:pPr>
        <w:autoSpaceDE w:val="0"/>
        <w:autoSpaceDN w:val="0"/>
        <w:adjustRightInd w:val="0"/>
        <w:rPr>
          <w:rFonts w:ascii="Courier" w:hAnsi="Courier"/>
          <w:sz w:val="20"/>
          <w:szCs w:val="20"/>
        </w:rPr>
      </w:pPr>
    </w:p>
    <w:p w14:paraId="01DD3A0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readfile</w:t>
      </w:r>
      <w:proofErr w:type="spellEnd"/>
      <w:r w:rsidRPr="001E2D7F">
        <w:rPr>
          <w:rFonts w:ascii="Courier" w:hAnsi="Courier"/>
          <w:sz w:val="20"/>
          <w:szCs w:val="20"/>
        </w:rPr>
        <w:t>(</w:t>
      </w:r>
      <w:proofErr w:type="spellStart"/>
      <w:proofErr w:type="gramStart"/>
      <w:r w:rsidRPr="001E2D7F">
        <w:rPr>
          <w:rFonts w:ascii="Courier" w:hAnsi="Courier"/>
          <w:sz w:val="20"/>
          <w:szCs w:val="20"/>
        </w:rPr>
        <w:t>file,col</w:t>
      </w:r>
      <w:proofErr w:type="gramEnd"/>
      <w:r w:rsidRPr="001E2D7F">
        <w:rPr>
          <w:rFonts w:ascii="Courier" w:hAnsi="Courier"/>
          <w:sz w:val="20"/>
          <w:szCs w:val="20"/>
        </w:rPr>
        <w:t>_to_read</w:t>
      </w:r>
      <w:proofErr w:type="spellEnd"/>
      <w:r w:rsidRPr="001E2D7F">
        <w:rPr>
          <w:rFonts w:ascii="Courier" w:hAnsi="Courier"/>
          <w:sz w:val="20"/>
          <w:szCs w:val="20"/>
        </w:rPr>
        <w:t>):</w:t>
      </w:r>
    </w:p>
    <w:p w14:paraId="1F0911D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df </w:t>
      </w:r>
      <w:proofErr w:type="gramStart"/>
      <w:r w:rsidRPr="001E2D7F">
        <w:rPr>
          <w:rFonts w:ascii="Courier" w:hAnsi="Courier"/>
          <w:sz w:val="20"/>
          <w:szCs w:val="20"/>
        </w:rPr>
        <w:t xml:space="preserve">=  </w:t>
      </w:r>
      <w:proofErr w:type="spellStart"/>
      <w:r w:rsidRPr="001E2D7F">
        <w:rPr>
          <w:rFonts w:ascii="Courier" w:hAnsi="Courier"/>
          <w:sz w:val="20"/>
          <w:szCs w:val="20"/>
        </w:rPr>
        <w:t>pd</w:t>
      </w:r>
      <w:proofErr w:type="gramEnd"/>
      <w:r w:rsidRPr="001E2D7F">
        <w:rPr>
          <w:rFonts w:ascii="Courier" w:hAnsi="Courier"/>
          <w:sz w:val="20"/>
          <w:szCs w:val="20"/>
        </w:rPr>
        <w:t>.read_csv</w:t>
      </w:r>
      <w:proofErr w:type="spellEnd"/>
      <w:r w:rsidRPr="001E2D7F">
        <w:rPr>
          <w:rFonts w:ascii="Courier" w:hAnsi="Courier"/>
          <w:sz w:val="20"/>
          <w:szCs w:val="20"/>
        </w:rPr>
        <w:t>(file)</w:t>
      </w:r>
    </w:p>
    <w:p w14:paraId="39FD338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df = df[</w:t>
      </w:r>
      <w:proofErr w:type="spellStart"/>
      <w:r w:rsidRPr="001E2D7F">
        <w:rPr>
          <w:rFonts w:ascii="Courier" w:hAnsi="Courier"/>
          <w:sz w:val="20"/>
          <w:szCs w:val="20"/>
        </w:rPr>
        <w:t>col_to_read</w:t>
      </w:r>
      <w:proofErr w:type="spellEnd"/>
      <w:r w:rsidRPr="001E2D7F">
        <w:rPr>
          <w:rFonts w:ascii="Courier" w:hAnsi="Courier"/>
          <w:sz w:val="20"/>
          <w:szCs w:val="20"/>
        </w:rPr>
        <w:t>]</w:t>
      </w:r>
    </w:p>
    <w:p w14:paraId="41AEA02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df</w:t>
      </w:r>
    </w:p>
    <w:p w14:paraId="6342D766" w14:textId="77777777" w:rsidR="001E2D7F" w:rsidRPr="001E2D7F" w:rsidRDefault="001E2D7F" w:rsidP="001E2D7F">
      <w:pPr>
        <w:autoSpaceDE w:val="0"/>
        <w:autoSpaceDN w:val="0"/>
        <w:adjustRightInd w:val="0"/>
        <w:rPr>
          <w:rFonts w:ascii="Courier" w:hAnsi="Courier"/>
          <w:sz w:val="20"/>
          <w:szCs w:val="20"/>
        </w:rPr>
      </w:pPr>
    </w:p>
    <w:p w14:paraId="164E5F1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run_md</w:t>
      </w:r>
      <w:proofErr w:type="spellEnd"/>
      <w:r w:rsidRPr="001E2D7F">
        <w:rPr>
          <w:rFonts w:ascii="Courier" w:hAnsi="Courier"/>
          <w:sz w:val="20"/>
          <w:szCs w:val="20"/>
        </w:rPr>
        <w:t xml:space="preserve">(file): </w:t>
      </w:r>
    </w:p>
    <w:p w14:paraId="57A2B292" w14:textId="77777777" w:rsidR="001E2D7F" w:rsidRPr="001E2D7F" w:rsidRDefault="001E2D7F" w:rsidP="001E2D7F">
      <w:pPr>
        <w:autoSpaceDE w:val="0"/>
        <w:autoSpaceDN w:val="0"/>
        <w:adjustRightInd w:val="0"/>
        <w:rPr>
          <w:rFonts w:ascii="Courier" w:hAnsi="Courier"/>
          <w:sz w:val="20"/>
          <w:szCs w:val="20"/>
        </w:rPr>
      </w:pPr>
    </w:p>
    <w:p w14:paraId="17A9743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df = </w:t>
      </w:r>
      <w:proofErr w:type="spellStart"/>
      <w:r w:rsidRPr="001E2D7F">
        <w:rPr>
          <w:rFonts w:ascii="Courier" w:hAnsi="Courier"/>
          <w:sz w:val="20"/>
          <w:szCs w:val="20"/>
        </w:rPr>
        <w:t>readfile</w:t>
      </w:r>
      <w:proofErr w:type="spellEnd"/>
      <w:r w:rsidRPr="001E2D7F">
        <w:rPr>
          <w:rFonts w:ascii="Courier" w:hAnsi="Courier"/>
          <w:sz w:val="20"/>
          <w:szCs w:val="20"/>
        </w:rPr>
        <w:t>(</w:t>
      </w:r>
      <w:proofErr w:type="spellStart"/>
      <w:proofErr w:type="gramStart"/>
      <w:r w:rsidRPr="001E2D7F">
        <w:rPr>
          <w:rFonts w:ascii="Courier" w:hAnsi="Courier"/>
          <w:sz w:val="20"/>
          <w:szCs w:val="20"/>
        </w:rPr>
        <w:t>file,col</w:t>
      </w:r>
      <w:proofErr w:type="gramEnd"/>
      <w:r w:rsidRPr="001E2D7F">
        <w:rPr>
          <w:rFonts w:ascii="Courier" w:hAnsi="Courier"/>
          <w:sz w:val="20"/>
          <w:szCs w:val="20"/>
        </w:rPr>
        <w:t>_to_read</w:t>
      </w:r>
      <w:proofErr w:type="spellEnd"/>
      <w:r w:rsidRPr="001E2D7F">
        <w:rPr>
          <w:rFonts w:ascii="Courier" w:hAnsi="Courier"/>
          <w:sz w:val="20"/>
          <w:szCs w:val="20"/>
        </w:rPr>
        <w:t>)</w:t>
      </w:r>
    </w:p>
    <w:p w14:paraId="5ADD22E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ss = </w:t>
      </w:r>
      <w:proofErr w:type="spellStart"/>
      <w:proofErr w:type="gramStart"/>
      <w:r w:rsidRPr="001E2D7F">
        <w:rPr>
          <w:rFonts w:ascii="Courier" w:hAnsi="Courier"/>
          <w:sz w:val="20"/>
          <w:szCs w:val="20"/>
        </w:rPr>
        <w:t>file.split</w:t>
      </w:r>
      <w:proofErr w:type="spellEnd"/>
      <w:proofErr w:type="gramEnd"/>
      <w:r w:rsidRPr="001E2D7F">
        <w:rPr>
          <w:rFonts w:ascii="Courier" w:hAnsi="Courier"/>
          <w:sz w:val="20"/>
          <w:szCs w:val="20"/>
        </w:rPr>
        <w:t>('\\')[-1][:-4]</w:t>
      </w:r>
    </w:p>
    <w:p w14:paraId="7090AA1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series = df['</w:t>
      </w:r>
      <w:proofErr w:type="spellStart"/>
      <w:r w:rsidRPr="001E2D7F">
        <w:rPr>
          <w:rFonts w:ascii="Courier" w:hAnsi="Courier"/>
          <w:sz w:val="20"/>
          <w:szCs w:val="20"/>
        </w:rPr>
        <w:t>openPrice</w:t>
      </w:r>
      <w:proofErr w:type="spellEnd"/>
      <w:r w:rsidRPr="001E2D7F">
        <w:rPr>
          <w:rFonts w:ascii="Courier" w:hAnsi="Courier"/>
          <w:sz w:val="20"/>
          <w:szCs w:val="20"/>
        </w:rPr>
        <w:t>'].</w:t>
      </w:r>
      <w:proofErr w:type="spellStart"/>
      <w:r w:rsidRPr="001E2D7F">
        <w:rPr>
          <w:rFonts w:ascii="Courier" w:hAnsi="Courier"/>
          <w:sz w:val="20"/>
          <w:szCs w:val="20"/>
        </w:rPr>
        <w:t>to_</w:t>
      </w:r>
      <w:proofErr w:type="gramStart"/>
      <w:r w:rsidRPr="001E2D7F">
        <w:rPr>
          <w:rFonts w:ascii="Courier" w:hAnsi="Courier"/>
          <w:sz w:val="20"/>
          <w:szCs w:val="20"/>
        </w:rPr>
        <w:t>numpy</w:t>
      </w:r>
      <w:proofErr w:type="spellEnd"/>
      <w:r w:rsidRPr="001E2D7F">
        <w:rPr>
          <w:rFonts w:ascii="Courier" w:hAnsi="Courier"/>
          <w:sz w:val="20"/>
          <w:szCs w:val="20"/>
        </w:rPr>
        <w:t>(</w:t>
      </w:r>
      <w:proofErr w:type="gramEnd"/>
      <w:r w:rsidRPr="001E2D7F">
        <w:rPr>
          <w:rFonts w:ascii="Courier" w:hAnsi="Courier"/>
          <w:sz w:val="20"/>
          <w:szCs w:val="20"/>
        </w:rPr>
        <w:t>)</w:t>
      </w:r>
    </w:p>
    <w:p w14:paraId="78DB358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time = </w:t>
      </w:r>
      <w:proofErr w:type="spellStart"/>
      <w:proofErr w:type="gramStart"/>
      <w:r w:rsidRPr="001E2D7F">
        <w:rPr>
          <w:rFonts w:ascii="Courier" w:hAnsi="Courier"/>
          <w:sz w:val="20"/>
          <w:szCs w:val="20"/>
        </w:rPr>
        <w:t>np.array</w:t>
      </w:r>
      <w:proofErr w:type="spellEnd"/>
      <w:proofErr w:type="gramEnd"/>
      <w:r w:rsidRPr="001E2D7F">
        <w:rPr>
          <w:rFonts w:ascii="Courier" w:hAnsi="Courier"/>
          <w:sz w:val="20"/>
          <w:szCs w:val="20"/>
        </w:rPr>
        <w:t>(</w:t>
      </w:r>
      <w:proofErr w:type="spellStart"/>
      <w:r w:rsidRPr="001E2D7F">
        <w:rPr>
          <w:rFonts w:ascii="Courier" w:hAnsi="Courier"/>
          <w:sz w:val="20"/>
          <w:szCs w:val="20"/>
        </w:rPr>
        <w:t>df.index</w:t>
      </w:r>
      <w:proofErr w:type="spellEnd"/>
      <w:r w:rsidRPr="001E2D7F">
        <w:rPr>
          <w:rFonts w:ascii="Courier" w:hAnsi="Courier"/>
          <w:sz w:val="20"/>
          <w:szCs w:val="20"/>
        </w:rPr>
        <w:t>)</w:t>
      </w:r>
    </w:p>
    <w:p w14:paraId="0CA2A81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roofErr w:type="spellStart"/>
      <w:r w:rsidRPr="001E2D7F">
        <w:rPr>
          <w:rFonts w:ascii="Courier" w:hAnsi="Courier"/>
          <w:sz w:val="20"/>
          <w:szCs w:val="20"/>
        </w:rPr>
        <w:t>figsize</w:t>
      </w:r>
      <w:proofErr w:type="spellEnd"/>
      <w:r w:rsidRPr="001E2D7F">
        <w:rPr>
          <w:rFonts w:ascii="Courier" w:hAnsi="Courier"/>
          <w:sz w:val="20"/>
          <w:szCs w:val="20"/>
        </w:rPr>
        <w:t>=(10, 6))</w:t>
      </w:r>
    </w:p>
    <w:p w14:paraId="5718091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w:t>
      </w:r>
      <w:proofErr w:type="gramStart"/>
      <w:r w:rsidRPr="001E2D7F">
        <w:rPr>
          <w:rFonts w:ascii="Courier" w:hAnsi="Courier"/>
          <w:sz w:val="20"/>
          <w:szCs w:val="20"/>
        </w:rPr>
        <w:t>series</w:t>
      </w:r>
      <w:proofErr w:type="spellEnd"/>
      <w:r w:rsidRPr="001E2D7F">
        <w:rPr>
          <w:rFonts w:ascii="Courier" w:hAnsi="Courier"/>
          <w:sz w:val="20"/>
          <w:szCs w:val="20"/>
        </w:rPr>
        <w:t>(</w:t>
      </w:r>
      <w:proofErr w:type="gramEnd"/>
      <w:r w:rsidRPr="001E2D7F">
        <w:rPr>
          <w:rFonts w:ascii="Courier" w:hAnsi="Courier"/>
          <w:sz w:val="20"/>
          <w:szCs w:val="20"/>
        </w:rPr>
        <w:t>time, series)</w:t>
      </w:r>
    </w:p>
    <w:p w14:paraId="5020DBA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797163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split_time</w:t>
      </w:r>
      <w:proofErr w:type="spellEnd"/>
      <w:r w:rsidRPr="001E2D7F">
        <w:rPr>
          <w:rFonts w:ascii="Courier" w:hAnsi="Courier"/>
          <w:sz w:val="20"/>
          <w:szCs w:val="20"/>
        </w:rPr>
        <w:t xml:space="preserve"> = 1000</w:t>
      </w:r>
    </w:p>
    <w:p w14:paraId="1A3B3A0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time_train</w:t>
      </w:r>
      <w:proofErr w:type="spellEnd"/>
      <w:r w:rsidRPr="001E2D7F">
        <w:rPr>
          <w:rFonts w:ascii="Courier" w:hAnsi="Courier"/>
          <w:sz w:val="20"/>
          <w:szCs w:val="20"/>
        </w:rPr>
        <w:t xml:space="preserve"> = time</w:t>
      </w:r>
      <w:proofErr w:type="gramStart"/>
      <w:r w:rsidRPr="001E2D7F">
        <w:rPr>
          <w:rFonts w:ascii="Courier" w:hAnsi="Courier"/>
          <w:sz w:val="20"/>
          <w:szCs w:val="20"/>
        </w:rPr>
        <w:t>[:</w:t>
      </w:r>
      <w:proofErr w:type="spellStart"/>
      <w:r w:rsidRPr="001E2D7F">
        <w:rPr>
          <w:rFonts w:ascii="Courier" w:hAnsi="Courier"/>
          <w:sz w:val="20"/>
          <w:szCs w:val="20"/>
        </w:rPr>
        <w:t>split</w:t>
      </w:r>
      <w:proofErr w:type="gramEnd"/>
      <w:r w:rsidRPr="001E2D7F">
        <w:rPr>
          <w:rFonts w:ascii="Courier" w:hAnsi="Courier"/>
          <w:sz w:val="20"/>
          <w:szCs w:val="20"/>
        </w:rPr>
        <w:t>_time</w:t>
      </w:r>
      <w:proofErr w:type="spellEnd"/>
      <w:r w:rsidRPr="001E2D7F">
        <w:rPr>
          <w:rFonts w:ascii="Courier" w:hAnsi="Courier"/>
          <w:sz w:val="20"/>
          <w:szCs w:val="20"/>
        </w:rPr>
        <w:t>]</w:t>
      </w:r>
    </w:p>
    <w:p w14:paraId="6D2F064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x_train</w:t>
      </w:r>
      <w:proofErr w:type="spellEnd"/>
      <w:r w:rsidRPr="001E2D7F">
        <w:rPr>
          <w:rFonts w:ascii="Courier" w:hAnsi="Courier"/>
          <w:sz w:val="20"/>
          <w:szCs w:val="20"/>
        </w:rPr>
        <w:t xml:space="preserve"> = series</w:t>
      </w:r>
      <w:proofErr w:type="gramStart"/>
      <w:r w:rsidRPr="001E2D7F">
        <w:rPr>
          <w:rFonts w:ascii="Courier" w:hAnsi="Courier"/>
          <w:sz w:val="20"/>
          <w:szCs w:val="20"/>
        </w:rPr>
        <w:t>[:</w:t>
      </w:r>
      <w:proofErr w:type="spellStart"/>
      <w:r w:rsidRPr="001E2D7F">
        <w:rPr>
          <w:rFonts w:ascii="Courier" w:hAnsi="Courier"/>
          <w:sz w:val="20"/>
          <w:szCs w:val="20"/>
        </w:rPr>
        <w:t>split</w:t>
      </w:r>
      <w:proofErr w:type="gramEnd"/>
      <w:r w:rsidRPr="001E2D7F">
        <w:rPr>
          <w:rFonts w:ascii="Courier" w:hAnsi="Courier"/>
          <w:sz w:val="20"/>
          <w:szCs w:val="20"/>
        </w:rPr>
        <w:t>_time</w:t>
      </w:r>
      <w:proofErr w:type="spellEnd"/>
      <w:r w:rsidRPr="001E2D7F">
        <w:rPr>
          <w:rFonts w:ascii="Courier" w:hAnsi="Courier"/>
          <w:sz w:val="20"/>
          <w:szCs w:val="20"/>
        </w:rPr>
        <w:t>]</w:t>
      </w:r>
    </w:p>
    <w:p w14:paraId="4010877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time_valid</w:t>
      </w:r>
      <w:proofErr w:type="spellEnd"/>
      <w:r w:rsidRPr="001E2D7F">
        <w:rPr>
          <w:rFonts w:ascii="Courier" w:hAnsi="Courier"/>
          <w:sz w:val="20"/>
          <w:szCs w:val="20"/>
        </w:rPr>
        <w:t xml:space="preserve"> = time[</w:t>
      </w:r>
      <w:proofErr w:type="spellStart"/>
      <w:r w:rsidRPr="001E2D7F">
        <w:rPr>
          <w:rFonts w:ascii="Courier" w:hAnsi="Courier"/>
          <w:sz w:val="20"/>
          <w:szCs w:val="20"/>
        </w:rPr>
        <w:t>split_time</w:t>
      </w:r>
      <w:proofErr w:type="spellEnd"/>
      <w:r w:rsidRPr="001E2D7F">
        <w:rPr>
          <w:rFonts w:ascii="Courier" w:hAnsi="Courier"/>
          <w:sz w:val="20"/>
          <w:szCs w:val="20"/>
        </w:rPr>
        <w:t>:]</w:t>
      </w:r>
    </w:p>
    <w:p w14:paraId="5528D5F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roofErr w:type="spellStart"/>
      <w:r w:rsidRPr="001E2D7F">
        <w:rPr>
          <w:rFonts w:ascii="Courier" w:hAnsi="Courier"/>
          <w:sz w:val="20"/>
          <w:szCs w:val="20"/>
        </w:rPr>
        <w:t>x_valid</w:t>
      </w:r>
      <w:proofErr w:type="spellEnd"/>
      <w:r w:rsidRPr="001E2D7F">
        <w:rPr>
          <w:rFonts w:ascii="Courier" w:hAnsi="Courier"/>
          <w:sz w:val="20"/>
          <w:szCs w:val="20"/>
        </w:rPr>
        <w:t xml:space="preserve"> = series[</w:t>
      </w:r>
      <w:proofErr w:type="spellStart"/>
      <w:r w:rsidRPr="001E2D7F">
        <w:rPr>
          <w:rFonts w:ascii="Courier" w:hAnsi="Courier"/>
          <w:sz w:val="20"/>
          <w:szCs w:val="20"/>
        </w:rPr>
        <w:t>split_time</w:t>
      </w:r>
      <w:proofErr w:type="spellEnd"/>
      <w:r w:rsidRPr="001E2D7F">
        <w:rPr>
          <w:rFonts w:ascii="Courier" w:hAnsi="Courier"/>
          <w:sz w:val="20"/>
          <w:szCs w:val="20"/>
        </w:rPr>
        <w:t>:]</w:t>
      </w:r>
    </w:p>
    <w:p w14:paraId="1AA61FE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221D3D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window_size</w:t>
      </w:r>
      <w:proofErr w:type="spellEnd"/>
      <w:r w:rsidRPr="001E2D7F">
        <w:rPr>
          <w:rFonts w:ascii="Courier" w:hAnsi="Courier"/>
          <w:sz w:val="20"/>
          <w:szCs w:val="20"/>
        </w:rPr>
        <w:t xml:space="preserve"> = 30</w:t>
      </w:r>
    </w:p>
    <w:p w14:paraId="16C844B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batch_size</w:t>
      </w:r>
      <w:proofErr w:type="spellEnd"/>
      <w:r w:rsidRPr="001E2D7F">
        <w:rPr>
          <w:rFonts w:ascii="Courier" w:hAnsi="Courier"/>
          <w:sz w:val="20"/>
          <w:szCs w:val="20"/>
        </w:rPr>
        <w:t xml:space="preserve"> = 32</w:t>
      </w:r>
    </w:p>
    <w:p w14:paraId="1C01962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shuffle_buffer_size</w:t>
      </w:r>
      <w:proofErr w:type="spellEnd"/>
      <w:r w:rsidRPr="001E2D7F">
        <w:rPr>
          <w:rFonts w:ascii="Courier" w:hAnsi="Courier"/>
          <w:sz w:val="20"/>
          <w:szCs w:val="20"/>
        </w:rPr>
        <w:t xml:space="preserve"> = 1000</w:t>
      </w:r>
    </w:p>
    <w:p w14:paraId="03EAE07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BATCH_SIZE = 32</w:t>
      </w:r>
    </w:p>
    <w:p w14:paraId="64B1FDD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BUFFER_SIZE = 10000</w:t>
      </w:r>
    </w:p>
    <w:p w14:paraId="1B63D4F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FED892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model 1 </w:t>
      </w:r>
    </w:p>
    <w:p w14:paraId="36B3885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0815B8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.backend.clear_session</w:t>
      </w:r>
      <w:proofErr w:type="spellEnd"/>
      <w:r w:rsidRPr="001E2D7F">
        <w:rPr>
          <w:rFonts w:ascii="Courier" w:hAnsi="Courier"/>
          <w:sz w:val="20"/>
          <w:szCs w:val="20"/>
        </w:rPr>
        <w:t>()</w:t>
      </w:r>
    </w:p>
    <w:p w14:paraId="1DA1043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tf.random.set_</w:t>
      </w:r>
      <w:proofErr w:type="gramStart"/>
      <w:r w:rsidRPr="001E2D7F">
        <w:rPr>
          <w:rFonts w:ascii="Courier" w:hAnsi="Courier"/>
          <w:sz w:val="20"/>
          <w:szCs w:val="20"/>
        </w:rPr>
        <w:t>seed</w:t>
      </w:r>
      <w:proofErr w:type="spellEnd"/>
      <w:r w:rsidRPr="001E2D7F">
        <w:rPr>
          <w:rFonts w:ascii="Courier" w:hAnsi="Courier"/>
          <w:sz w:val="20"/>
          <w:szCs w:val="20"/>
        </w:rPr>
        <w:t>(</w:t>
      </w:r>
      <w:proofErr w:type="gramEnd"/>
      <w:r w:rsidRPr="001E2D7F">
        <w:rPr>
          <w:rFonts w:ascii="Courier" w:hAnsi="Courier"/>
          <w:sz w:val="20"/>
          <w:szCs w:val="20"/>
        </w:rPr>
        <w:t>51)</w:t>
      </w:r>
    </w:p>
    <w:p w14:paraId="452A7D7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np.random</w:t>
      </w:r>
      <w:proofErr w:type="gramEnd"/>
      <w:r w:rsidRPr="001E2D7F">
        <w:rPr>
          <w:rFonts w:ascii="Courier" w:hAnsi="Courier"/>
          <w:sz w:val="20"/>
          <w:szCs w:val="20"/>
        </w:rPr>
        <w:t>.seed</w:t>
      </w:r>
      <w:proofErr w:type="spellEnd"/>
      <w:r w:rsidRPr="001E2D7F">
        <w:rPr>
          <w:rFonts w:ascii="Courier" w:hAnsi="Courier"/>
          <w:sz w:val="20"/>
          <w:szCs w:val="20"/>
        </w:rPr>
        <w:t>(51)</w:t>
      </w:r>
    </w:p>
    <w:p w14:paraId="0A1C9B9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train_set</w:t>
      </w:r>
      <w:proofErr w:type="spellEnd"/>
      <w:r w:rsidRPr="001E2D7F">
        <w:rPr>
          <w:rFonts w:ascii="Courier" w:hAnsi="Courier"/>
          <w:sz w:val="20"/>
          <w:szCs w:val="20"/>
        </w:rPr>
        <w:t xml:space="preserve"> = </w:t>
      </w:r>
      <w:proofErr w:type="spellStart"/>
      <w:r w:rsidRPr="001E2D7F">
        <w:rPr>
          <w:rFonts w:ascii="Courier" w:hAnsi="Courier"/>
          <w:sz w:val="20"/>
          <w:szCs w:val="20"/>
        </w:rPr>
        <w:t>windowed_</w:t>
      </w:r>
      <w:proofErr w:type="gramStart"/>
      <w:r w:rsidRPr="001E2D7F">
        <w:rPr>
          <w:rFonts w:ascii="Courier" w:hAnsi="Courier"/>
          <w:sz w:val="20"/>
          <w:szCs w:val="20"/>
        </w:rPr>
        <w:t>dataset</w:t>
      </w:r>
      <w:proofErr w:type="spellEnd"/>
      <w:r w:rsidRPr="001E2D7F">
        <w:rPr>
          <w:rFonts w:ascii="Courier" w:hAnsi="Courier"/>
          <w:sz w:val="20"/>
          <w:szCs w:val="20"/>
        </w:rPr>
        <w:t>(</w:t>
      </w:r>
      <w:proofErr w:type="spellStart"/>
      <w:proofErr w:type="gramEnd"/>
      <w:r w:rsidRPr="001E2D7F">
        <w:rPr>
          <w:rFonts w:ascii="Courier" w:hAnsi="Courier"/>
          <w:sz w:val="20"/>
          <w:szCs w:val="20"/>
        </w:rPr>
        <w:t>x_train</w:t>
      </w:r>
      <w:proofErr w:type="spellEnd"/>
      <w:r w:rsidRPr="001E2D7F">
        <w:rPr>
          <w:rFonts w:ascii="Courier" w:hAnsi="Courier"/>
          <w:sz w:val="20"/>
          <w:szCs w:val="20"/>
        </w:rPr>
        <w:t xml:space="preserve">, </w:t>
      </w:r>
      <w:proofErr w:type="spellStart"/>
      <w:r w:rsidRPr="001E2D7F">
        <w:rPr>
          <w:rFonts w:ascii="Courier" w:hAnsi="Courier"/>
          <w:sz w:val="20"/>
          <w:szCs w:val="20"/>
        </w:rPr>
        <w:t>window_size</w:t>
      </w:r>
      <w:proofErr w:type="spellEnd"/>
      <w:r w:rsidRPr="001E2D7F">
        <w:rPr>
          <w:rFonts w:ascii="Courier" w:hAnsi="Courier"/>
          <w:sz w:val="20"/>
          <w:szCs w:val="20"/>
        </w:rPr>
        <w:t xml:space="preserve">=30, </w:t>
      </w:r>
      <w:proofErr w:type="spellStart"/>
      <w:r w:rsidRPr="001E2D7F">
        <w:rPr>
          <w:rFonts w:ascii="Courier" w:hAnsi="Courier"/>
          <w:sz w:val="20"/>
          <w:szCs w:val="20"/>
        </w:rPr>
        <w:t>batch_size</w:t>
      </w:r>
      <w:proofErr w:type="spellEnd"/>
      <w:r w:rsidRPr="001E2D7F">
        <w:rPr>
          <w:rFonts w:ascii="Courier" w:hAnsi="Courier"/>
          <w:sz w:val="20"/>
          <w:szCs w:val="20"/>
        </w:rPr>
        <w:t xml:space="preserve">=32, </w:t>
      </w:r>
      <w:proofErr w:type="spellStart"/>
      <w:r w:rsidRPr="001E2D7F">
        <w:rPr>
          <w:rFonts w:ascii="Courier" w:hAnsi="Courier"/>
          <w:sz w:val="20"/>
          <w:szCs w:val="20"/>
        </w:rPr>
        <w:t>shuffle_buffer</w:t>
      </w:r>
      <w:proofErr w:type="spellEnd"/>
      <w:r w:rsidRPr="001E2D7F">
        <w:rPr>
          <w:rFonts w:ascii="Courier" w:hAnsi="Courier"/>
          <w:sz w:val="20"/>
          <w:szCs w:val="20"/>
        </w:rPr>
        <w:t>=</w:t>
      </w:r>
      <w:proofErr w:type="spellStart"/>
      <w:r w:rsidRPr="001E2D7F">
        <w:rPr>
          <w:rFonts w:ascii="Courier" w:hAnsi="Courier"/>
          <w:sz w:val="20"/>
          <w:szCs w:val="20"/>
        </w:rPr>
        <w:t>shuffle_buffer_size</w:t>
      </w:r>
      <w:proofErr w:type="spellEnd"/>
      <w:r w:rsidRPr="001E2D7F">
        <w:rPr>
          <w:rFonts w:ascii="Courier" w:hAnsi="Courier"/>
          <w:sz w:val="20"/>
          <w:szCs w:val="20"/>
        </w:rPr>
        <w:t>)</w:t>
      </w:r>
    </w:p>
    <w:p w14:paraId="0688F93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FCEAB1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model = </w:t>
      </w:r>
      <w:proofErr w:type="spellStart"/>
      <w:proofErr w:type="gramStart"/>
      <w:r w:rsidRPr="001E2D7F">
        <w:rPr>
          <w:rFonts w:ascii="Courier" w:hAnsi="Courier"/>
          <w:sz w:val="20"/>
          <w:szCs w:val="20"/>
        </w:rPr>
        <w:t>tf.keras</w:t>
      </w:r>
      <w:proofErr w:type="gramEnd"/>
      <w:r w:rsidRPr="001E2D7F">
        <w:rPr>
          <w:rFonts w:ascii="Courier" w:hAnsi="Courier"/>
          <w:sz w:val="20"/>
          <w:szCs w:val="20"/>
        </w:rPr>
        <w:t>.models.Sequential</w:t>
      </w:r>
      <w:proofErr w:type="spellEnd"/>
      <w:r w:rsidRPr="001E2D7F">
        <w:rPr>
          <w:rFonts w:ascii="Courier" w:hAnsi="Courier"/>
          <w:sz w:val="20"/>
          <w:szCs w:val="20"/>
        </w:rPr>
        <w:t>([</w:t>
      </w:r>
    </w:p>
    <w:p w14:paraId="468797C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gramStart"/>
      <w:r w:rsidRPr="001E2D7F">
        <w:rPr>
          <w:rFonts w:ascii="Courier" w:hAnsi="Courier"/>
          <w:sz w:val="20"/>
          <w:szCs w:val="20"/>
        </w:rPr>
        <w:t>tf.keras</w:t>
      </w:r>
      <w:proofErr w:type="gramEnd"/>
      <w:r w:rsidRPr="001E2D7F">
        <w:rPr>
          <w:rFonts w:ascii="Courier" w:hAnsi="Courier"/>
          <w:sz w:val="20"/>
          <w:szCs w:val="20"/>
        </w:rPr>
        <w:t xml:space="preserve">.layers.Conv1D(filters=10, </w:t>
      </w:r>
      <w:proofErr w:type="spellStart"/>
      <w:r w:rsidRPr="001E2D7F">
        <w:rPr>
          <w:rFonts w:ascii="Courier" w:hAnsi="Courier"/>
          <w:sz w:val="20"/>
          <w:szCs w:val="20"/>
        </w:rPr>
        <w:t>kernel_size</w:t>
      </w:r>
      <w:proofErr w:type="spellEnd"/>
      <w:r w:rsidRPr="001E2D7F">
        <w:rPr>
          <w:rFonts w:ascii="Courier" w:hAnsi="Courier"/>
          <w:sz w:val="20"/>
          <w:szCs w:val="20"/>
        </w:rPr>
        <w:t>=5,</w:t>
      </w:r>
    </w:p>
    <w:p w14:paraId="5AD7A7F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strides=1, padding="causal",</w:t>
      </w:r>
    </w:p>
    <w:p w14:paraId="1E54227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1CBB511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input_shape</w:t>
      </w:r>
      <w:proofErr w:type="spellEnd"/>
      <w:proofErr w:type="gramStart"/>
      <w:r w:rsidRPr="001E2D7F">
        <w:rPr>
          <w:rFonts w:ascii="Courier" w:hAnsi="Courier"/>
          <w:sz w:val="20"/>
          <w:szCs w:val="20"/>
        </w:rPr>
        <w:t>=[</w:t>
      </w:r>
      <w:proofErr w:type="gramEnd"/>
      <w:r w:rsidRPr="001E2D7F">
        <w:rPr>
          <w:rFonts w:ascii="Courier" w:hAnsi="Courier"/>
          <w:sz w:val="20"/>
          <w:szCs w:val="20"/>
        </w:rPr>
        <w:t>None, 1]),</w:t>
      </w:r>
    </w:p>
    <w:p w14:paraId="59222CE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.layers.LSTM</w:t>
      </w:r>
      <w:proofErr w:type="spellEnd"/>
      <w:r w:rsidRPr="001E2D7F">
        <w:rPr>
          <w:rFonts w:ascii="Courier" w:hAnsi="Courier"/>
          <w:sz w:val="20"/>
          <w:szCs w:val="20"/>
        </w:rPr>
        <w:t xml:space="preserve">(10, </w:t>
      </w:r>
      <w:proofErr w:type="spellStart"/>
      <w:r w:rsidRPr="001E2D7F">
        <w:rPr>
          <w:rFonts w:ascii="Courier" w:hAnsi="Courier"/>
          <w:sz w:val="20"/>
          <w:szCs w:val="20"/>
        </w:rPr>
        <w:t>return_sequences</w:t>
      </w:r>
      <w:proofErr w:type="spellEnd"/>
      <w:r w:rsidRPr="001E2D7F">
        <w:rPr>
          <w:rFonts w:ascii="Courier" w:hAnsi="Courier"/>
          <w:sz w:val="20"/>
          <w:szCs w:val="20"/>
        </w:rPr>
        <w:t>=True),</w:t>
      </w:r>
    </w:p>
    <w:p w14:paraId="0F2276F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.layers.LSTM</w:t>
      </w:r>
      <w:proofErr w:type="spellEnd"/>
      <w:r w:rsidRPr="001E2D7F">
        <w:rPr>
          <w:rFonts w:ascii="Courier" w:hAnsi="Courier"/>
          <w:sz w:val="20"/>
          <w:szCs w:val="20"/>
        </w:rPr>
        <w:t xml:space="preserve">(30, </w:t>
      </w:r>
      <w:proofErr w:type="spellStart"/>
      <w:r w:rsidRPr="001E2D7F">
        <w:rPr>
          <w:rFonts w:ascii="Courier" w:hAnsi="Courier"/>
          <w:sz w:val="20"/>
          <w:szCs w:val="20"/>
        </w:rPr>
        <w:t>return_sequences</w:t>
      </w:r>
      <w:proofErr w:type="spellEnd"/>
      <w:r w:rsidRPr="001E2D7F">
        <w:rPr>
          <w:rFonts w:ascii="Courier" w:hAnsi="Courier"/>
          <w:sz w:val="20"/>
          <w:szCs w:val="20"/>
        </w:rPr>
        <w:t>=True),</w:t>
      </w:r>
    </w:p>
    <w:p w14:paraId="38398BD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.layers.Dense</w:t>
      </w:r>
      <w:proofErr w:type="spellEnd"/>
      <w:r w:rsidRPr="001E2D7F">
        <w:rPr>
          <w:rFonts w:ascii="Courier" w:hAnsi="Courier"/>
          <w:sz w:val="20"/>
          <w:szCs w:val="20"/>
        </w:rPr>
        <w:t>(30,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12B56E0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.layers.Dense</w:t>
      </w:r>
      <w:proofErr w:type="spellEnd"/>
      <w:r w:rsidRPr="001E2D7F">
        <w:rPr>
          <w:rFonts w:ascii="Courier" w:hAnsi="Courier"/>
          <w:sz w:val="20"/>
          <w:szCs w:val="20"/>
        </w:rPr>
        <w:t>(10,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5549BBC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.layers.Dense</w:t>
      </w:r>
      <w:proofErr w:type="spellEnd"/>
      <w:r w:rsidRPr="001E2D7F">
        <w:rPr>
          <w:rFonts w:ascii="Courier" w:hAnsi="Courier"/>
          <w:sz w:val="20"/>
          <w:szCs w:val="20"/>
        </w:rPr>
        <w:t>(1),</w:t>
      </w:r>
    </w:p>
    <w:p w14:paraId="08B4DF7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.layers.Lambda</w:t>
      </w:r>
      <w:proofErr w:type="spellEnd"/>
      <w:r w:rsidRPr="001E2D7F">
        <w:rPr>
          <w:rFonts w:ascii="Courier" w:hAnsi="Courier"/>
          <w:sz w:val="20"/>
          <w:szCs w:val="20"/>
        </w:rPr>
        <w:t>(lambda x: x * 2400)</w:t>
      </w:r>
    </w:p>
    <w:p w14:paraId="1DEC9CF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94F4C7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235075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lr_schedule</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tf.keras</w:t>
      </w:r>
      <w:proofErr w:type="gramEnd"/>
      <w:r w:rsidRPr="001E2D7F">
        <w:rPr>
          <w:rFonts w:ascii="Courier" w:hAnsi="Courier"/>
          <w:sz w:val="20"/>
          <w:szCs w:val="20"/>
        </w:rPr>
        <w:t>.optimizers.schedules.ExponentialDecay</w:t>
      </w:r>
      <w:proofErr w:type="spellEnd"/>
      <w:r w:rsidRPr="001E2D7F">
        <w:rPr>
          <w:rFonts w:ascii="Courier" w:hAnsi="Courier"/>
          <w:sz w:val="20"/>
          <w:szCs w:val="20"/>
        </w:rPr>
        <w:t>(</w:t>
      </w:r>
    </w:p>
    <w:p w14:paraId="1767382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1e-6,</w:t>
      </w:r>
    </w:p>
    <w:p w14:paraId="6DE0DAD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decay_steps</w:t>
      </w:r>
      <w:proofErr w:type="spellEnd"/>
      <w:r w:rsidRPr="001E2D7F">
        <w:rPr>
          <w:rFonts w:ascii="Courier" w:hAnsi="Courier"/>
          <w:sz w:val="20"/>
          <w:szCs w:val="20"/>
        </w:rPr>
        <w:t>=20,</w:t>
      </w:r>
    </w:p>
    <w:p w14:paraId="66388BA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decay_rate</w:t>
      </w:r>
      <w:proofErr w:type="spellEnd"/>
      <w:r w:rsidRPr="001E2D7F">
        <w:rPr>
          <w:rFonts w:ascii="Courier" w:hAnsi="Courier"/>
          <w:sz w:val="20"/>
          <w:szCs w:val="20"/>
        </w:rPr>
        <w:t>=0.96,</w:t>
      </w:r>
    </w:p>
    <w:p w14:paraId="225250D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staircase=True)</w:t>
      </w:r>
    </w:p>
    <w:p w14:paraId="4AF3693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719715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optimizer = </w:t>
      </w:r>
      <w:proofErr w:type="spellStart"/>
      <w:proofErr w:type="gramStart"/>
      <w:r w:rsidRPr="001E2D7F">
        <w:rPr>
          <w:rFonts w:ascii="Courier" w:hAnsi="Courier"/>
          <w:sz w:val="20"/>
          <w:szCs w:val="20"/>
        </w:rPr>
        <w:t>tf.keras.optimizers.SGD</w:t>
      </w:r>
      <w:proofErr w:type="spellEnd"/>
      <w:r w:rsidRPr="001E2D7F">
        <w:rPr>
          <w:rFonts w:ascii="Courier" w:hAnsi="Courier"/>
          <w:sz w:val="20"/>
          <w:szCs w:val="20"/>
        </w:rPr>
        <w:t>(</w:t>
      </w:r>
      <w:proofErr w:type="spellStart"/>
      <w:proofErr w:type="gramEnd"/>
      <w:r w:rsidRPr="001E2D7F">
        <w:rPr>
          <w:rFonts w:ascii="Courier" w:hAnsi="Courier"/>
          <w:sz w:val="20"/>
          <w:szCs w:val="20"/>
        </w:rPr>
        <w:t>learning_rate</w:t>
      </w:r>
      <w:proofErr w:type="spellEnd"/>
      <w:r w:rsidRPr="001E2D7F">
        <w:rPr>
          <w:rFonts w:ascii="Courier" w:hAnsi="Courier"/>
          <w:sz w:val="20"/>
          <w:szCs w:val="20"/>
        </w:rPr>
        <w:t>=</w:t>
      </w:r>
      <w:proofErr w:type="spellStart"/>
      <w:r w:rsidRPr="001E2D7F">
        <w:rPr>
          <w:rFonts w:ascii="Courier" w:hAnsi="Courier"/>
          <w:sz w:val="20"/>
          <w:szCs w:val="20"/>
        </w:rPr>
        <w:t>lr_schedule</w:t>
      </w:r>
      <w:proofErr w:type="spellEnd"/>
      <w:r w:rsidRPr="001E2D7F">
        <w:rPr>
          <w:rFonts w:ascii="Courier" w:hAnsi="Courier"/>
          <w:sz w:val="20"/>
          <w:szCs w:val="20"/>
        </w:rPr>
        <w:t>, momentum=0.9)</w:t>
      </w:r>
    </w:p>
    <w:p w14:paraId="261F416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model.compile</w:t>
      </w:r>
      <w:proofErr w:type="spellEnd"/>
      <w:proofErr w:type="gramEnd"/>
      <w:r w:rsidRPr="001E2D7F">
        <w:rPr>
          <w:rFonts w:ascii="Courier" w:hAnsi="Courier"/>
          <w:sz w:val="20"/>
          <w:szCs w:val="20"/>
        </w:rPr>
        <w:t>(loss=</w:t>
      </w:r>
      <w:proofErr w:type="spellStart"/>
      <w:r w:rsidRPr="001E2D7F">
        <w:rPr>
          <w:rFonts w:ascii="Courier" w:hAnsi="Courier"/>
          <w:sz w:val="20"/>
          <w:szCs w:val="20"/>
        </w:rPr>
        <w:t>tf.keras.losses.Huber</w:t>
      </w:r>
      <w:proofErr w:type="spellEnd"/>
      <w:r w:rsidRPr="001E2D7F">
        <w:rPr>
          <w:rFonts w:ascii="Courier" w:hAnsi="Courier"/>
          <w:sz w:val="20"/>
          <w:szCs w:val="20"/>
        </w:rPr>
        <w:t>(),</w:t>
      </w:r>
    </w:p>
    <w:p w14:paraId="181CB18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optimizer=optimizer,</w:t>
      </w:r>
    </w:p>
    <w:p w14:paraId="1FD29EB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metrics=["</w:t>
      </w:r>
      <w:proofErr w:type="spellStart"/>
      <w:r w:rsidRPr="001E2D7F">
        <w:rPr>
          <w:rFonts w:ascii="Courier" w:hAnsi="Courier"/>
          <w:sz w:val="20"/>
          <w:szCs w:val="20"/>
        </w:rPr>
        <w:t>mae</w:t>
      </w:r>
      <w:proofErr w:type="spellEnd"/>
      <w:r w:rsidRPr="001E2D7F">
        <w:rPr>
          <w:rFonts w:ascii="Courier" w:hAnsi="Courier"/>
          <w:sz w:val="20"/>
          <w:szCs w:val="20"/>
        </w:rPr>
        <w:t>"])</w:t>
      </w:r>
    </w:p>
    <w:p w14:paraId="6E1EDDA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history = </w:t>
      </w:r>
      <w:proofErr w:type="spellStart"/>
      <w:r w:rsidRPr="001E2D7F">
        <w:rPr>
          <w:rFonts w:ascii="Courier" w:hAnsi="Courier"/>
          <w:sz w:val="20"/>
          <w:szCs w:val="20"/>
        </w:rPr>
        <w:t>model.fit</w:t>
      </w:r>
      <w:proofErr w:type="spellEnd"/>
      <w:r w:rsidRPr="001E2D7F">
        <w:rPr>
          <w:rFonts w:ascii="Courier" w:hAnsi="Courier"/>
          <w:sz w:val="20"/>
          <w:szCs w:val="20"/>
        </w:rPr>
        <w:t>(</w:t>
      </w:r>
      <w:proofErr w:type="spellStart"/>
      <w:r w:rsidRPr="001E2D7F">
        <w:rPr>
          <w:rFonts w:ascii="Courier" w:hAnsi="Courier"/>
          <w:sz w:val="20"/>
          <w:szCs w:val="20"/>
        </w:rPr>
        <w:t>train_</w:t>
      </w:r>
      <w:proofErr w:type="gramStart"/>
      <w:r w:rsidRPr="001E2D7F">
        <w:rPr>
          <w:rFonts w:ascii="Courier" w:hAnsi="Courier"/>
          <w:sz w:val="20"/>
          <w:szCs w:val="20"/>
        </w:rPr>
        <w:t>set,epochs</w:t>
      </w:r>
      <w:proofErr w:type="spellEnd"/>
      <w:proofErr w:type="gramEnd"/>
      <w:r w:rsidRPr="001E2D7F">
        <w:rPr>
          <w:rFonts w:ascii="Courier" w:hAnsi="Courier"/>
          <w:sz w:val="20"/>
          <w:szCs w:val="20"/>
        </w:rPr>
        <w:t>=50,verbose=0)</w:t>
      </w:r>
    </w:p>
    <w:p w14:paraId="312ABC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run </w:t>
      </w:r>
      <w:proofErr w:type="spellStart"/>
      <w:r w:rsidRPr="001E2D7F">
        <w:rPr>
          <w:rFonts w:ascii="Courier" w:hAnsi="Courier"/>
          <w:sz w:val="20"/>
          <w:szCs w:val="20"/>
        </w:rPr>
        <w:t>focast</w:t>
      </w:r>
      <w:proofErr w:type="spellEnd"/>
      <w:r w:rsidRPr="001E2D7F">
        <w:rPr>
          <w:rFonts w:ascii="Courier" w:hAnsi="Courier"/>
          <w:sz w:val="20"/>
          <w:szCs w:val="20"/>
        </w:rPr>
        <w:t xml:space="preserve"> </w:t>
      </w:r>
    </w:p>
    <w:p w14:paraId="4F8094C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rnn_forecast</w:t>
      </w:r>
      <w:proofErr w:type="spellEnd"/>
      <w:r w:rsidRPr="001E2D7F">
        <w:rPr>
          <w:rFonts w:ascii="Courier" w:hAnsi="Courier"/>
          <w:sz w:val="20"/>
          <w:szCs w:val="20"/>
        </w:rPr>
        <w:t xml:space="preserve"> = </w:t>
      </w:r>
      <w:proofErr w:type="spellStart"/>
      <w:r w:rsidRPr="001E2D7F">
        <w:rPr>
          <w:rFonts w:ascii="Courier" w:hAnsi="Courier"/>
          <w:sz w:val="20"/>
          <w:szCs w:val="20"/>
        </w:rPr>
        <w:t>model_</w:t>
      </w:r>
      <w:proofErr w:type="gramStart"/>
      <w:r w:rsidRPr="001E2D7F">
        <w:rPr>
          <w:rFonts w:ascii="Courier" w:hAnsi="Courier"/>
          <w:sz w:val="20"/>
          <w:szCs w:val="20"/>
        </w:rPr>
        <w:t>forecast</w:t>
      </w:r>
      <w:proofErr w:type="spellEnd"/>
      <w:r w:rsidRPr="001E2D7F">
        <w:rPr>
          <w:rFonts w:ascii="Courier" w:hAnsi="Courier"/>
          <w:sz w:val="20"/>
          <w:szCs w:val="20"/>
        </w:rPr>
        <w:t>(</w:t>
      </w:r>
      <w:proofErr w:type="gramEnd"/>
      <w:r w:rsidRPr="001E2D7F">
        <w:rPr>
          <w:rFonts w:ascii="Courier" w:hAnsi="Courier"/>
          <w:sz w:val="20"/>
          <w:szCs w:val="20"/>
        </w:rPr>
        <w:t xml:space="preserve">model, series[..., </w:t>
      </w:r>
      <w:proofErr w:type="spellStart"/>
      <w:r w:rsidRPr="001E2D7F">
        <w:rPr>
          <w:rFonts w:ascii="Courier" w:hAnsi="Courier"/>
          <w:sz w:val="20"/>
          <w:szCs w:val="20"/>
        </w:rPr>
        <w:t>np.newaxis</w:t>
      </w:r>
      <w:proofErr w:type="spellEnd"/>
      <w:r w:rsidRPr="001E2D7F">
        <w:rPr>
          <w:rFonts w:ascii="Courier" w:hAnsi="Courier"/>
          <w:sz w:val="20"/>
          <w:szCs w:val="20"/>
        </w:rPr>
        <w:t xml:space="preserve">], </w:t>
      </w:r>
      <w:proofErr w:type="spellStart"/>
      <w:r w:rsidRPr="001E2D7F">
        <w:rPr>
          <w:rFonts w:ascii="Courier" w:hAnsi="Courier"/>
          <w:sz w:val="20"/>
          <w:szCs w:val="20"/>
        </w:rPr>
        <w:t>window_size</w:t>
      </w:r>
      <w:proofErr w:type="spellEnd"/>
      <w:r w:rsidRPr="001E2D7F">
        <w:rPr>
          <w:rFonts w:ascii="Courier" w:hAnsi="Courier"/>
          <w:sz w:val="20"/>
          <w:szCs w:val="20"/>
        </w:rPr>
        <w:t>)</w:t>
      </w:r>
    </w:p>
    <w:p w14:paraId="12D999F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rnn_forecast</w:t>
      </w:r>
      <w:proofErr w:type="spellEnd"/>
      <w:r w:rsidRPr="001E2D7F">
        <w:rPr>
          <w:rFonts w:ascii="Courier" w:hAnsi="Courier"/>
          <w:sz w:val="20"/>
          <w:szCs w:val="20"/>
        </w:rPr>
        <w:t xml:space="preserve"> = </w:t>
      </w:r>
      <w:proofErr w:type="spellStart"/>
      <w:r w:rsidRPr="001E2D7F">
        <w:rPr>
          <w:rFonts w:ascii="Courier" w:hAnsi="Courier"/>
          <w:sz w:val="20"/>
          <w:szCs w:val="20"/>
        </w:rPr>
        <w:t>rnn_</w:t>
      </w:r>
      <w:proofErr w:type="gramStart"/>
      <w:r w:rsidRPr="001E2D7F">
        <w:rPr>
          <w:rFonts w:ascii="Courier" w:hAnsi="Courier"/>
          <w:sz w:val="20"/>
          <w:szCs w:val="20"/>
        </w:rPr>
        <w:t>forecast</w:t>
      </w:r>
      <w:proofErr w:type="spellEnd"/>
      <w:r w:rsidRPr="001E2D7F">
        <w:rPr>
          <w:rFonts w:ascii="Courier" w:hAnsi="Courier"/>
          <w:sz w:val="20"/>
          <w:szCs w:val="20"/>
        </w:rPr>
        <w:t>[</w:t>
      </w:r>
      <w:proofErr w:type="spellStart"/>
      <w:proofErr w:type="gramEnd"/>
      <w:r w:rsidRPr="001E2D7F">
        <w:rPr>
          <w:rFonts w:ascii="Courier" w:hAnsi="Courier"/>
          <w:sz w:val="20"/>
          <w:szCs w:val="20"/>
        </w:rPr>
        <w:t>split_time</w:t>
      </w:r>
      <w:proofErr w:type="spellEnd"/>
      <w:r w:rsidRPr="001E2D7F">
        <w:rPr>
          <w:rFonts w:ascii="Courier" w:hAnsi="Courier"/>
          <w:sz w:val="20"/>
          <w:szCs w:val="20"/>
        </w:rPr>
        <w:t xml:space="preserve"> - </w:t>
      </w:r>
      <w:proofErr w:type="spellStart"/>
      <w:r w:rsidRPr="001E2D7F">
        <w:rPr>
          <w:rFonts w:ascii="Courier" w:hAnsi="Courier"/>
          <w:sz w:val="20"/>
          <w:szCs w:val="20"/>
        </w:rPr>
        <w:t>window_size</w:t>
      </w:r>
      <w:proofErr w:type="spellEnd"/>
      <w:r w:rsidRPr="001E2D7F">
        <w:rPr>
          <w:rFonts w:ascii="Courier" w:hAnsi="Courier"/>
          <w:sz w:val="20"/>
          <w:szCs w:val="20"/>
        </w:rPr>
        <w:t>:-1,-1, 0]</w:t>
      </w:r>
    </w:p>
    <w:p w14:paraId="40F4B7F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
    <w:p w14:paraId="0741E4F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5F9524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roofErr w:type="spellStart"/>
      <w:r w:rsidRPr="001E2D7F">
        <w:rPr>
          <w:rFonts w:ascii="Courier" w:hAnsi="Courier"/>
          <w:sz w:val="20"/>
          <w:szCs w:val="20"/>
        </w:rPr>
        <w:t>figsize</w:t>
      </w:r>
      <w:proofErr w:type="spellEnd"/>
      <w:r w:rsidRPr="001E2D7F">
        <w:rPr>
          <w:rFonts w:ascii="Courier" w:hAnsi="Courier"/>
          <w:sz w:val="20"/>
          <w:szCs w:val="20"/>
        </w:rPr>
        <w:t>=(10, 6))</w:t>
      </w:r>
    </w:p>
    <w:p w14:paraId="48D5A43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w:t>
      </w:r>
      <w:proofErr w:type="gramStart"/>
      <w:r w:rsidRPr="001E2D7F">
        <w:rPr>
          <w:rFonts w:ascii="Courier" w:hAnsi="Courier"/>
          <w:sz w:val="20"/>
          <w:szCs w:val="20"/>
        </w:rPr>
        <w:t>series</w:t>
      </w:r>
      <w:proofErr w:type="spellEnd"/>
      <w:r w:rsidRPr="001E2D7F">
        <w:rPr>
          <w:rFonts w:ascii="Courier" w:hAnsi="Courier"/>
          <w:sz w:val="20"/>
          <w:szCs w:val="20"/>
        </w:rPr>
        <w:t>(</w:t>
      </w:r>
      <w:proofErr w:type="spellStart"/>
      <w:proofErr w:type="gramEnd"/>
      <w:r w:rsidRPr="001E2D7F">
        <w:rPr>
          <w:rFonts w:ascii="Courier" w:hAnsi="Courier"/>
          <w:sz w:val="20"/>
          <w:szCs w:val="20"/>
        </w:rPr>
        <w:t>time_valid</w:t>
      </w:r>
      <w:proofErr w:type="spellEnd"/>
      <w:r w:rsidRPr="001E2D7F">
        <w:rPr>
          <w:rFonts w:ascii="Courier" w:hAnsi="Courier"/>
          <w:sz w:val="20"/>
          <w:szCs w:val="20"/>
        </w:rPr>
        <w:t xml:space="preserve">, </w:t>
      </w:r>
      <w:proofErr w:type="spellStart"/>
      <w:r w:rsidRPr="001E2D7F">
        <w:rPr>
          <w:rFonts w:ascii="Courier" w:hAnsi="Courier"/>
          <w:sz w:val="20"/>
          <w:szCs w:val="20"/>
        </w:rPr>
        <w:t>x_valid</w:t>
      </w:r>
      <w:proofErr w:type="spellEnd"/>
      <w:r w:rsidRPr="001E2D7F">
        <w:rPr>
          <w:rFonts w:ascii="Courier" w:hAnsi="Courier"/>
          <w:sz w:val="20"/>
          <w:szCs w:val="20"/>
        </w:rPr>
        <w:t>)</w:t>
      </w:r>
    </w:p>
    <w:p w14:paraId="47099D9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w:t>
      </w:r>
      <w:proofErr w:type="gramStart"/>
      <w:r w:rsidRPr="001E2D7F">
        <w:rPr>
          <w:rFonts w:ascii="Courier" w:hAnsi="Courier"/>
          <w:sz w:val="20"/>
          <w:szCs w:val="20"/>
        </w:rPr>
        <w:t>series</w:t>
      </w:r>
      <w:proofErr w:type="spellEnd"/>
      <w:r w:rsidRPr="001E2D7F">
        <w:rPr>
          <w:rFonts w:ascii="Courier" w:hAnsi="Courier"/>
          <w:sz w:val="20"/>
          <w:szCs w:val="20"/>
        </w:rPr>
        <w:t>(</w:t>
      </w:r>
      <w:proofErr w:type="spellStart"/>
      <w:proofErr w:type="gramEnd"/>
      <w:r w:rsidRPr="001E2D7F">
        <w:rPr>
          <w:rFonts w:ascii="Courier" w:hAnsi="Courier"/>
          <w:sz w:val="20"/>
          <w:szCs w:val="20"/>
        </w:rPr>
        <w:t>time_valid</w:t>
      </w:r>
      <w:proofErr w:type="spellEnd"/>
      <w:r w:rsidRPr="001E2D7F">
        <w:rPr>
          <w:rFonts w:ascii="Courier" w:hAnsi="Courier"/>
          <w:sz w:val="20"/>
          <w:szCs w:val="20"/>
        </w:rPr>
        <w:t xml:space="preserve">, </w:t>
      </w:r>
      <w:proofErr w:type="spellStart"/>
      <w:r w:rsidRPr="001E2D7F">
        <w:rPr>
          <w:rFonts w:ascii="Courier" w:hAnsi="Courier"/>
          <w:sz w:val="20"/>
          <w:szCs w:val="20"/>
        </w:rPr>
        <w:t>rnn_forecast</w:t>
      </w:r>
      <w:proofErr w:type="spellEnd"/>
      <w:r w:rsidRPr="001E2D7F">
        <w:rPr>
          <w:rFonts w:ascii="Courier" w:hAnsi="Courier"/>
          <w:sz w:val="20"/>
          <w:szCs w:val="20"/>
        </w:rPr>
        <w:t>)</w:t>
      </w:r>
    </w:p>
    <w:p w14:paraId="56EF418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plt.legend</w:t>
      </w:r>
      <w:proofErr w:type="spellEnd"/>
      <w:proofErr w:type="gramEnd"/>
      <w:r w:rsidRPr="001E2D7F">
        <w:rPr>
          <w:rFonts w:ascii="Courier" w:hAnsi="Courier"/>
          <w:sz w:val="20"/>
          <w:szCs w:val="20"/>
        </w:rPr>
        <w:t>()</w:t>
      </w:r>
    </w:p>
    <w:p w14:paraId="33B1E78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plt.savefig</w:t>
      </w:r>
      <w:proofErr w:type="spellEnd"/>
      <w:proofErr w:type="gram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w:t>
      </w:r>
      <w:proofErr w:type="spellStart"/>
      <w:r w:rsidRPr="001E2D7F">
        <w:rPr>
          <w:rFonts w:ascii="Courier" w:hAnsi="Courier"/>
          <w:sz w:val="20"/>
          <w:szCs w:val="20"/>
        </w:rPr>
        <w:t>plt_hist_%s'%ss</w:t>
      </w:r>
      <w:proofErr w:type="spellEnd"/>
      <w:r w:rsidRPr="001E2D7F">
        <w:rPr>
          <w:rFonts w:ascii="Courier" w:hAnsi="Courier"/>
          <w:sz w:val="20"/>
          <w:szCs w:val="20"/>
        </w:rPr>
        <w:t>)</w:t>
      </w:r>
    </w:p>
    <w:p w14:paraId="4B0C202D" w14:textId="77777777" w:rsidR="001E2D7F" w:rsidRPr="001E2D7F" w:rsidRDefault="001E2D7F" w:rsidP="001E2D7F">
      <w:pPr>
        <w:autoSpaceDE w:val="0"/>
        <w:autoSpaceDN w:val="0"/>
        <w:adjustRightInd w:val="0"/>
        <w:rPr>
          <w:rFonts w:ascii="Courier" w:hAnsi="Courier"/>
          <w:sz w:val="20"/>
          <w:szCs w:val="20"/>
        </w:rPr>
      </w:pPr>
    </w:p>
    <w:p w14:paraId="2B3B3B0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
    <w:p w14:paraId="1A54963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history.history</w:t>
      </w:r>
      <w:proofErr w:type="spellEnd"/>
      <w:r w:rsidRPr="001E2D7F">
        <w:rPr>
          <w:rFonts w:ascii="Courier" w:hAnsi="Courier"/>
          <w:sz w:val="20"/>
          <w:szCs w:val="20"/>
        </w:rPr>
        <w:t>['loss'])</w:t>
      </w:r>
    </w:p>
    <w:p w14:paraId="3A12D26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plt.savefig</w:t>
      </w:r>
      <w:proofErr w:type="spellEnd"/>
      <w:proofErr w:type="gram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_%s.</w:t>
      </w:r>
      <w:proofErr w:type="spellStart"/>
      <w:r w:rsidRPr="001E2D7F">
        <w:rPr>
          <w:rFonts w:ascii="Courier" w:hAnsi="Courier"/>
          <w:sz w:val="20"/>
          <w:szCs w:val="20"/>
        </w:rPr>
        <w:t>png</w:t>
      </w:r>
      <w:proofErr w:type="spellEnd"/>
      <w:r w:rsidRPr="001E2D7F">
        <w:rPr>
          <w:rFonts w:ascii="Courier" w:hAnsi="Courier"/>
          <w:sz w:val="20"/>
          <w:szCs w:val="20"/>
        </w:rPr>
        <w:t>'%ss)</w:t>
      </w:r>
    </w:p>
    <w:p w14:paraId="7F1EBC3D" w14:textId="77777777" w:rsidR="001E2D7F" w:rsidRPr="001E2D7F" w:rsidRDefault="001E2D7F" w:rsidP="001E2D7F">
      <w:pPr>
        <w:autoSpaceDE w:val="0"/>
        <w:autoSpaceDN w:val="0"/>
        <w:adjustRightInd w:val="0"/>
        <w:rPr>
          <w:rFonts w:ascii="Courier" w:hAnsi="Courier"/>
          <w:sz w:val="20"/>
          <w:szCs w:val="20"/>
        </w:rPr>
      </w:pPr>
    </w:p>
    <w:p w14:paraId="592875E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multivariate_</w:t>
      </w:r>
      <w:proofErr w:type="gramStart"/>
      <w:r w:rsidRPr="001E2D7F">
        <w:rPr>
          <w:rFonts w:ascii="Courier" w:hAnsi="Courier"/>
          <w:sz w:val="20"/>
          <w:szCs w:val="20"/>
        </w:rPr>
        <w:t>data</w:t>
      </w:r>
      <w:proofErr w:type="spellEnd"/>
      <w:r w:rsidRPr="001E2D7F">
        <w:rPr>
          <w:rFonts w:ascii="Courier" w:hAnsi="Courier"/>
          <w:sz w:val="20"/>
          <w:szCs w:val="20"/>
        </w:rPr>
        <w:t>(</w:t>
      </w:r>
      <w:proofErr w:type="gramEnd"/>
      <w:r w:rsidRPr="001E2D7F">
        <w:rPr>
          <w:rFonts w:ascii="Courier" w:hAnsi="Courier"/>
          <w:sz w:val="20"/>
          <w:szCs w:val="20"/>
        </w:rPr>
        <w:t xml:space="preserve">dataset, target, </w:t>
      </w:r>
      <w:proofErr w:type="spellStart"/>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w:t>
      </w:r>
      <w:proofErr w:type="spellStart"/>
      <w:r w:rsidRPr="001E2D7F">
        <w:rPr>
          <w:rFonts w:ascii="Courier" w:hAnsi="Courier"/>
          <w:sz w:val="20"/>
          <w:szCs w:val="20"/>
        </w:rPr>
        <w:t>history_size</w:t>
      </w:r>
      <w:proofErr w:type="spellEnd"/>
      <w:r w:rsidRPr="001E2D7F">
        <w:rPr>
          <w:rFonts w:ascii="Courier" w:hAnsi="Courier"/>
          <w:sz w:val="20"/>
          <w:szCs w:val="20"/>
        </w:rPr>
        <w:t>,</w:t>
      </w:r>
    </w:p>
    <w:p w14:paraId="004027F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target_size</w:t>
      </w:r>
      <w:proofErr w:type="spellEnd"/>
      <w:r w:rsidRPr="001E2D7F">
        <w:rPr>
          <w:rFonts w:ascii="Courier" w:hAnsi="Courier"/>
          <w:sz w:val="20"/>
          <w:szCs w:val="20"/>
        </w:rPr>
        <w:t xml:space="preserve">, step, </w:t>
      </w:r>
      <w:proofErr w:type="spellStart"/>
      <w:r w:rsidRPr="001E2D7F">
        <w:rPr>
          <w:rFonts w:ascii="Courier" w:hAnsi="Courier"/>
          <w:sz w:val="20"/>
          <w:szCs w:val="20"/>
        </w:rPr>
        <w:t>single_step</w:t>
      </w:r>
      <w:proofErr w:type="spellEnd"/>
      <w:r w:rsidRPr="001E2D7F">
        <w:rPr>
          <w:rFonts w:ascii="Courier" w:hAnsi="Courier"/>
          <w:sz w:val="20"/>
          <w:szCs w:val="20"/>
        </w:rPr>
        <w:t>=False):</w:t>
      </w:r>
    </w:p>
    <w:p w14:paraId="3849EAA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 = []</w:t>
      </w:r>
    </w:p>
    <w:p w14:paraId="06BCAE5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labels = []</w:t>
      </w:r>
    </w:p>
    <w:p w14:paraId="0F781586" w14:textId="77777777" w:rsidR="001E2D7F" w:rsidRPr="001E2D7F" w:rsidRDefault="001E2D7F" w:rsidP="001E2D7F">
      <w:pPr>
        <w:autoSpaceDE w:val="0"/>
        <w:autoSpaceDN w:val="0"/>
        <w:adjustRightInd w:val="0"/>
        <w:rPr>
          <w:rFonts w:ascii="Courier" w:hAnsi="Courier"/>
          <w:sz w:val="20"/>
          <w:szCs w:val="20"/>
        </w:rPr>
      </w:pPr>
    </w:p>
    <w:p w14:paraId="0CDE5CB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history_size</w:t>
      </w:r>
      <w:proofErr w:type="spellEnd"/>
    </w:p>
    <w:p w14:paraId="4997CAA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end_index</w:t>
      </w:r>
      <w:proofErr w:type="spellEnd"/>
      <w:r w:rsidRPr="001E2D7F">
        <w:rPr>
          <w:rFonts w:ascii="Courier" w:hAnsi="Courier"/>
          <w:sz w:val="20"/>
          <w:szCs w:val="20"/>
        </w:rPr>
        <w:t xml:space="preserve"> is None:</w:t>
      </w:r>
    </w:p>
    <w:p w14:paraId="5F46FB6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 </w:t>
      </w:r>
      <w:proofErr w:type="spellStart"/>
      <w:r w:rsidRPr="001E2D7F">
        <w:rPr>
          <w:rFonts w:ascii="Courier" w:hAnsi="Courier"/>
          <w:sz w:val="20"/>
          <w:szCs w:val="20"/>
        </w:rPr>
        <w:t>len</w:t>
      </w:r>
      <w:proofErr w:type="spellEnd"/>
      <w:r w:rsidRPr="001E2D7F">
        <w:rPr>
          <w:rFonts w:ascii="Courier" w:hAnsi="Courier"/>
          <w:sz w:val="20"/>
          <w:szCs w:val="20"/>
        </w:rPr>
        <w:t xml:space="preserve">(dataset) - </w:t>
      </w:r>
      <w:proofErr w:type="spellStart"/>
      <w:r w:rsidRPr="001E2D7F">
        <w:rPr>
          <w:rFonts w:ascii="Courier" w:hAnsi="Courier"/>
          <w:sz w:val="20"/>
          <w:szCs w:val="20"/>
        </w:rPr>
        <w:t>target_size</w:t>
      </w:r>
      <w:proofErr w:type="spellEnd"/>
    </w:p>
    <w:p w14:paraId="412887B9" w14:textId="77777777" w:rsidR="001E2D7F" w:rsidRPr="001E2D7F" w:rsidRDefault="001E2D7F" w:rsidP="001E2D7F">
      <w:pPr>
        <w:autoSpaceDE w:val="0"/>
        <w:autoSpaceDN w:val="0"/>
        <w:adjustRightInd w:val="0"/>
        <w:rPr>
          <w:rFonts w:ascii="Courier" w:hAnsi="Courier"/>
          <w:sz w:val="20"/>
          <w:szCs w:val="20"/>
        </w:rPr>
      </w:pPr>
    </w:p>
    <w:p w14:paraId="4AEB991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w:t>
      </w:r>
      <w:proofErr w:type="spellStart"/>
      <w:r w:rsidRPr="001E2D7F">
        <w:rPr>
          <w:rFonts w:ascii="Courier" w:hAnsi="Courier"/>
          <w:sz w:val="20"/>
          <w:szCs w:val="20"/>
        </w:rPr>
        <w:t>i</w:t>
      </w:r>
      <w:proofErr w:type="spellEnd"/>
      <w:r w:rsidRPr="001E2D7F">
        <w:rPr>
          <w:rFonts w:ascii="Courier" w:hAnsi="Courier"/>
          <w:sz w:val="20"/>
          <w:szCs w:val="20"/>
        </w:rPr>
        <w:t xml:space="preserve"> in </w:t>
      </w:r>
      <w:proofErr w:type="gramStart"/>
      <w:r w:rsidRPr="001E2D7F">
        <w:rPr>
          <w:rFonts w:ascii="Courier" w:hAnsi="Courier"/>
          <w:sz w:val="20"/>
          <w:szCs w:val="20"/>
        </w:rPr>
        <w:t>range(</w:t>
      </w:r>
      <w:proofErr w:type="spellStart"/>
      <w:proofErr w:type="gramEnd"/>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w:t>
      </w:r>
    </w:p>
    <w:p w14:paraId="4B5D4C9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indices = </w:t>
      </w:r>
      <w:proofErr w:type="gramStart"/>
      <w:r w:rsidRPr="001E2D7F">
        <w:rPr>
          <w:rFonts w:ascii="Courier" w:hAnsi="Courier"/>
          <w:sz w:val="20"/>
          <w:szCs w:val="20"/>
        </w:rPr>
        <w:t>range(</w:t>
      </w:r>
      <w:proofErr w:type="spellStart"/>
      <w:proofErr w:type="gramEnd"/>
      <w:r w:rsidRPr="001E2D7F">
        <w:rPr>
          <w:rFonts w:ascii="Courier" w:hAnsi="Courier"/>
          <w:sz w:val="20"/>
          <w:szCs w:val="20"/>
        </w:rPr>
        <w:t>i-history_size</w:t>
      </w:r>
      <w:proofErr w:type="spellEnd"/>
      <w:r w:rsidRPr="001E2D7F">
        <w:rPr>
          <w:rFonts w:ascii="Courier" w:hAnsi="Courier"/>
          <w:sz w:val="20"/>
          <w:szCs w:val="20"/>
        </w:rPr>
        <w:t xml:space="preserve">, </w:t>
      </w:r>
      <w:proofErr w:type="spellStart"/>
      <w:r w:rsidRPr="001E2D7F">
        <w:rPr>
          <w:rFonts w:ascii="Courier" w:hAnsi="Courier"/>
          <w:sz w:val="20"/>
          <w:szCs w:val="20"/>
        </w:rPr>
        <w:t>i</w:t>
      </w:r>
      <w:proofErr w:type="spellEnd"/>
      <w:r w:rsidRPr="001E2D7F">
        <w:rPr>
          <w:rFonts w:ascii="Courier" w:hAnsi="Courier"/>
          <w:sz w:val="20"/>
          <w:szCs w:val="20"/>
        </w:rPr>
        <w:t>, step)</w:t>
      </w:r>
    </w:p>
    <w:p w14:paraId="554F338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data.append</w:t>
      </w:r>
      <w:proofErr w:type="spellEnd"/>
      <w:proofErr w:type="gramEnd"/>
      <w:r w:rsidRPr="001E2D7F">
        <w:rPr>
          <w:rFonts w:ascii="Courier" w:hAnsi="Courier"/>
          <w:sz w:val="20"/>
          <w:szCs w:val="20"/>
        </w:rPr>
        <w:t>(dataset[indices])</w:t>
      </w:r>
    </w:p>
    <w:p w14:paraId="5A780473" w14:textId="77777777" w:rsidR="001E2D7F" w:rsidRPr="001E2D7F" w:rsidRDefault="001E2D7F" w:rsidP="001E2D7F">
      <w:pPr>
        <w:autoSpaceDE w:val="0"/>
        <w:autoSpaceDN w:val="0"/>
        <w:adjustRightInd w:val="0"/>
        <w:rPr>
          <w:rFonts w:ascii="Courier" w:hAnsi="Courier"/>
          <w:sz w:val="20"/>
          <w:szCs w:val="20"/>
        </w:rPr>
      </w:pPr>
    </w:p>
    <w:p w14:paraId="494FA42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single_step</w:t>
      </w:r>
      <w:proofErr w:type="spellEnd"/>
      <w:r w:rsidRPr="001E2D7F">
        <w:rPr>
          <w:rFonts w:ascii="Courier" w:hAnsi="Courier"/>
          <w:sz w:val="20"/>
          <w:szCs w:val="20"/>
        </w:rPr>
        <w:t>:</w:t>
      </w:r>
    </w:p>
    <w:p w14:paraId="0F58D6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labels.append</w:t>
      </w:r>
      <w:proofErr w:type="spellEnd"/>
      <w:proofErr w:type="gramEnd"/>
      <w:r w:rsidRPr="001E2D7F">
        <w:rPr>
          <w:rFonts w:ascii="Courier" w:hAnsi="Courier"/>
          <w:sz w:val="20"/>
          <w:szCs w:val="20"/>
        </w:rPr>
        <w:t>(target[</w:t>
      </w:r>
      <w:proofErr w:type="spellStart"/>
      <w:r w:rsidRPr="001E2D7F">
        <w:rPr>
          <w:rFonts w:ascii="Courier" w:hAnsi="Courier"/>
          <w:sz w:val="20"/>
          <w:szCs w:val="20"/>
        </w:rPr>
        <w:t>i+target_size</w:t>
      </w:r>
      <w:proofErr w:type="spellEnd"/>
      <w:r w:rsidRPr="001E2D7F">
        <w:rPr>
          <w:rFonts w:ascii="Courier" w:hAnsi="Courier"/>
          <w:sz w:val="20"/>
          <w:szCs w:val="20"/>
        </w:rPr>
        <w:t>])</w:t>
      </w:r>
    </w:p>
    <w:p w14:paraId="5E21AD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4CFF437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labels.append</w:t>
      </w:r>
      <w:proofErr w:type="spellEnd"/>
      <w:proofErr w:type="gramEnd"/>
      <w:r w:rsidRPr="001E2D7F">
        <w:rPr>
          <w:rFonts w:ascii="Courier" w:hAnsi="Courier"/>
          <w:sz w:val="20"/>
          <w:szCs w:val="20"/>
        </w:rPr>
        <w:t>(target[</w:t>
      </w:r>
      <w:proofErr w:type="spellStart"/>
      <w:r w:rsidRPr="001E2D7F">
        <w:rPr>
          <w:rFonts w:ascii="Courier" w:hAnsi="Courier"/>
          <w:sz w:val="20"/>
          <w:szCs w:val="20"/>
        </w:rPr>
        <w:t>i:i+target_size</w:t>
      </w:r>
      <w:proofErr w:type="spellEnd"/>
      <w:r w:rsidRPr="001E2D7F">
        <w:rPr>
          <w:rFonts w:ascii="Courier" w:hAnsi="Courier"/>
          <w:sz w:val="20"/>
          <w:szCs w:val="20"/>
        </w:rPr>
        <w:t>])</w:t>
      </w:r>
    </w:p>
    <w:p w14:paraId="77CC0B50" w14:textId="77777777" w:rsidR="001E2D7F" w:rsidRPr="001E2D7F" w:rsidRDefault="001E2D7F" w:rsidP="001E2D7F">
      <w:pPr>
        <w:autoSpaceDE w:val="0"/>
        <w:autoSpaceDN w:val="0"/>
        <w:adjustRightInd w:val="0"/>
        <w:rPr>
          <w:rFonts w:ascii="Courier" w:hAnsi="Courier"/>
          <w:sz w:val="20"/>
          <w:szCs w:val="20"/>
        </w:rPr>
      </w:pPr>
    </w:p>
    <w:p w14:paraId="69DAE92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proofErr w:type="gramStart"/>
      <w:r w:rsidRPr="001E2D7F">
        <w:rPr>
          <w:rFonts w:ascii="Courier" w:hAnsi="Courier"/>
          <w:sz w:val="20"/>
          <w:szCs w:val="20"/>
        </w:rPr>
        <w:t>np.array</w:t>
      </w:r>
      <w:proofErr w:type="spellEnd"/>
      <w:proofErr w:type="gramEnd"/>
      <w:r w:rsidRPr="001E2D7F">
        <w:rPr>
          <w:rFonts w:ascii="Courier" w:hAnsi="Courier"/>
          <w:sz w:val="20"/>
          <w:szCs w:val="20"/>
        </w:rPr>
        <w:t xml:space="preserve">(data), </w:t>
      </w:r>
      <w:proofErr w:type="spellStart"/>
      <w:r w:rsidRPr="001E2D7F">
        <w:rPr>
          <w:rFonts w:ascii="Courier" w:hAnsi="Courier"/>
          <w:sz w:val="20"/>
          <w:szCs w:val="20"/>
        </w:rPr>
        <w:t>np.array</w:t>
      </w:r>
      <w:proofErr w:type="spellEnd"/>
      <w:r w:rsidRPr="001E2D7F">
        <w:rPr>
          <w:rFonts w:ascii="Courier" w:hAnsi="Courier"/>
          <w:sz w:val="20"/>
          <w:szCs w:val="20"/>
        </w:rPr>
        <w:t>(labels)</w:t>
      </w:r>
    </w:p>
    <w:p w14:paraId="0E2F8F5B" w14:textId="77777777" w:rsidR="001E2D7F" w:rsidRPr="001E2D7F" w:rsidRDefault="001E2D7F" w:rsidP="001E2D7F">
      <w:pPr>
        <w:autoSpaceDE w:val="0"/>
        <w:autoSpaceDN w:val="0"/>
        <w:adjustRightInd w:val="0"/>
        <w:rPr>
          <w:rFonts w:ascii="Courier" w:hAnsi="Courier"/>
          <w:sz w:val="20"/>
          <w:szCs w:val="20"/>
        </w:rPr>
      </w:pPr>
    </w:p>
    <w:p w14:paraId="519B5825" w14:textId="77777777" w:rsidR="001E2D7F" w:rsidRPr="001E2D7F" w:rsidRDefault="001E2D7F" w:rsidP="001E2D7F">
      <w:pPr>
        <w:autoSpaceDE w:val="0"/>
        <w:autoSpaceDN w:val="0"/>
        <w:adjustRightInd w:val="0"/>
        <w:rPr>
          <w:rFonts w:ascii="Courier" w:hAnsi="Courier"/>
          <w:sz w:val="20"/>
          <w:szCs w:val="20"/>
        </w:rPr>
      </w:pPr>
    </w:p>
    <w:p w14:paraId="4F9165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7E5171F" w14:textId="77777777" w:rsidR="001E2D7F" w:rsidRPr="001E2D7F" w:rsidRDefault="001E2D7F" w:rsidP="001E2D7F">
      <w:pPr>
        <w:autoSpaceDE w:val="0"/>
        <w:autoSpaceDN w:val="0"/>
        <w:adjustRightInd w:val="0"/>
        <w:rPr>
          <w:rFonts w:ascii="Courier" w:hAnsi="Courier"/>
          <w:sz w:val="20"/>
          <w:szCs w:val="20"/>
        </w:rPr>
      </w:pPr>
    </w:p>
    <w:p w14:paraId="4AB4CAD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14D5838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E229B9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multi_md</w:t>
      </w:r>
      <w:proofErr w:type="spellEnd"/>
      <w:r w:rsidRPr="001E2D7F">
        <w:rPr>
          <w:rFonts w:ascii="Courier" w:hAnsi="Courier"/>
          <w:sz w:val="20"/>
          <w:szCs w:val="20"/>
        </w:rPr>
        <w:t>(file):</w:t>
      </w:r>
    </w:p>
    <w:p w14:paraId="70B7E4B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df = </w:t>
      </w:r>
      <w:proofErr w:type="spellStart"/>
      <w:proofErr w:type="gramStart"/>
      <w:r w:rsidRPr="001E2D7F">
        <w:rPr>
          <w:rFonts w:ascii="Courier" w:hAnsi="Courier"/>
          <w:sz w:val="20"/>
          <w:szCs w:val="20"/>
        </w:rPr>
        <w:t>pd.read</w:t>
      </w:r>
      <w:proofErr w:type="gramEnd"/>
      <w:r w:rsidRPr="001E2D7F">
        <w:rPr>
          <w:rFonts w:ascii="Courier" w:hAnsi="Courier"/>
          <w:sz w:val="20"/>
          <w:szCs w:val="20"/>
        </w:rPr>
        <w:t>_csv</w:t>
      </w:r>
      <w:proofErr w:type="spellEnd"/>
      <w:r w:rsidRPr="001E2D7F">
        <w:rPr>
          <w:rFonts w:ascii="Courier" w:hAnsi="Courier"/>
          <w:sz w:val="20"/>
          <w:szCs w:val="20"/>
        </w:rPr>
        <w:t>(file)</w:t>
      </w:r>
    </w:p>
    <w:p w14:paraId="59CF34A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ss = </w:t>
      </w:r>
      <w:proofErr w:type="spellStart"/>
      <w:proofErr w:type="gramStart"/>
      <w:r w:rsidRPr="001E2D7F">
        <w:rPr>
          <w:rFonts w:ascii="Courier" w:hAnsi="Courier"/>
          <w:sz w:val="20"/>
          <w:szCs w:val="20"/>
        </w:rPr>
        <w:t>file.split</w:t>
      </w:r>
      <w:proofErr w:type="spellEnd"/>
      <w:proofErr w:type="gramEnd"/>
      <w:r w:rsidRPr="001E2D7F">
        <w:rPr>
          <w:rFonts w:ascii="Courier" w:hAnsi="Courier"/>
          <w:sz w:val="20"/>
          <w:szCs w:val="20"/>
        </w:rPr>
        <w:t>('\\')[-1][:-4]</w:t>
      </w:r>
    </w:p>
    <w:p w14:paraId="7D23A63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TRAIN_SPLIT = 1000</w:t>
      </w:r>
    </w:p>
    <w:p w14:paraId="5BAD35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features_considered</w:t>
      </w:r>
      <w:proofErr w:type="spellEnd"/>
      <w:r w:rsidRPr="001E2D7F">
        <w:rPr>
          <w:rFonts w:ascii="Courier" w:hAnsi="Courier"/>
          <w:sz w:val="20"/>
          <w:szCs w:val="20"/>
        </w:rPr>
        <w:t xml:space="preserve"> = ['</w:t>
      </w:r>
      <w:proofErr w:type="spellStart"/>
      <w:r w:rsidRPr="001E2D7F">
        <w:rPr>
          <w:rFonts w:ascii="Courier" w:hAnsi="Courier"/>
          <w:sz w:val="20"/>
          <w:szCs w:val="20"/>
        </w:rPr>
        <w:t>openPrice</w:t>
      </w:r>
      <w:proofErr w:type="spellEnd"/>
      <w:r w:rsidRPr="001E2D7F">
        <w:rPr>
          <w:rFonts w:ascii="Courier" w:hAnsi="Courier"/>
          <w:sz w:val="20"/>
          <w:szCs w:val="20"/>
        </w:rPr>
        <w:t>', '</w:t>
      </w:r>
      <w:proofErr w:type="spellStart"/>
      <w:r w:rsidRPr="001E2D7F">
        <w:rPr>
          <w:rFonts w:ascii="Courier" w:hAnsi="Courier"/>
          <w:sz w:val="20"/>
          <w:szCs w:val="20"/>
        </w:rPr>
        <w:t>turnoverVol</w:t>
      </w:r>
      <w:proofErr w:type="spellEnd"/>
      <w:r w:rsidRPr="001E2D7F">
        <w:rPr>
          <w:rFonts w:ascii="Courier" w:hAnsi="Courier"/>
          <w:sz w:val="20"/>
          <w:szCs w:val="20"/>
        </w:rPr>
        <w:t>']</w:t>
      </w:r>
    </w:p>
    <w:p w14:paraId="1EDCB54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features = df[</w:t>
      </w:r>
      <w:proofErr w:type="spellStart"/>
      <w:r w:rsidRPr="001E2D7F">
        <w:rPr>
          <w:rFonts w:ascii="Courier" w:hAnsi="Courier"/>
          <w:sz w:val="20"/>
          <w:szCs w:val="20"/>
        </w:rPr>
        <w:t>features_considered</w:t>
      </w:r>
      <w:proofErr w:type="spellEnd"/>
      <w:r w:rsidRPr="001E2D7F">
        <w:rPr>
          <w:rFonts w:ascii="Courier" w:hAnsi="Courier"/>
          <w:sz w:val="20"/>
          <w:szCs w:val="20"/>
        </w:rPr>
        <w:t>]</w:t>
      </w:r>
    </w:p>
    <w:p w14:paraId="1422CFF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roofErr w:type="spellStart"/>
      <w:proofErr w:type="gramStart"/>
      <w:r w:rsidRPr="001E2D7F">
        <w:rPr>
          <w:rFonts w:ascii="Courier" w:hAnsi="Courier"/>
          <w:sz w:val="20"/>
          <w:szCs w:val="20"/>
        </w:rPr>
        <w:t>features.index</w:t>
      </w:r>
      <w:proofErr w:type="spellEnd"/>
      <w:proofErr w:type="gramEnd"/>
      <w:r w:rsidRPr="001E2D7F">
        <w:rPr>
          <w:rFonts w:ascii="Courier" w:hAnsi="Courier"/>
          <w:sz w:val="20"/>
          <w:szCs w:val="20"/>
        </w:rPr>
        <w:t xml:space="preserve"> = df['</w:t>
      </w:r>
      <w:proofErr w:type="spellStart"/>
      <w:r w:rsidRPr="001E2D7F">
        <w:rPr>
          <w:rFonts w:ascii="Courier" w:hAnsi="Courier"/>
          <w:sz w:val="20"/>
          <w:szCs w:val="20"/>
        </w:rPr>
        <w:t>tradeDate</w:t>
      </w:r>
      <w:proofErr w:type="spellEnd"/>
      <w:r w:rsidRPr="001E2D7F">
        <w:rPr>
          <w:rFonts w:ascii="Courier" w:hAnsi="Courier"/>
          <w:sz w:val="20"/>
          <w:szCs w:val="20"/>
        </w:rPr>
        <w:t>']</w:t>
      </w:r>
    </w:p>
    <w:p w14:paraId="1690FD8A" w14:textId="77777777" w:rsidR="001E2D7F" w:rsidRPr="001E2D7F" w:rsidRDefault="001E2D7F" w:rsidP="001E2D7F">
      <w:pPr>
        <w:autoSpaceDE w:val="0"/>
        <w:autoSpaceDN w:val="0"/>
        <w:adjustRightInd w:val="0"/>
        <w:rPr>
          <w:rFonts w:ascii="Courier" w:hAnsi="Courier"/>
          <w:sz w:val="20"/>
          <w:szCs w:val="20"/>
        </w:rPr>
      </w:pPr>
    </w:p>
    <w:p w14:paraId="535B638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dataset = </w:t>
      </w:r>
      <w:proofErr w:type="spellStart"/>
      <w:proofErr w:type="gramStart"/>
      <w:r w:rsidRPr="001E2D7F">
        <w:rPr>
          <w:rFonts w:ascii="Courier" w:hAnsi="Courier"/>
          <w:sz w:val="20"/>
          <w:szCs w:val="20"/>
        </w:rPr>
        <w:t>features.values</w:t>
      </w:r>
      <w:proofErr w:type="spellEnd"/>
      <w:proofErr w:type="gramEnd"/>
    </w:p>
    <w:p w14:paraId="7407494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data_mean</w:t>
      </w:r>
      <w:proofErr w:type="spellEnd"/>
      <w:r w:rsidRPr="001E2D7F">
        <w:rPr>
          <w:rFonts w:ascii="Courier" w:hAnsi="Courier"/>
          <w:sz w:val="20"/>
          <w:szCs w:val="20"/>
        </w:rPr>
        <w:t xml:space="preserve"> = dataset</w:t>
      </w:r>
      <w:proofErr w:type="gramStart"/>
      <w:r w:rsidRPr="001E2D7F">
        <w:rPr>
          <w:rFonts w:ascii="Courier" w:hAnsi="Courier"/>
          <w:sz w:val="20"/>
          <w:szCs w:val="20"/>
        </w:rPr>
        <w:t>[:TRAIN</w:t>
      </w:r>
      <w:proofErr w:type="gramEnd"/>
      <w:r w:rsidRPr="001E2D7F">
        <w:rPr>
          <w:rFonts w:ascii="Courier" w:hAnsi="Courier"/>
          <w:sz w:val="20"/>
          <w:szCs w:val="20"/>
        </w:rPr>
        <w:t>_SPLIT].mean(axis=0)</w:t>
      </w:r>
    </w:p>
    <w:p w14:paraId="56930AF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data_std</w:t>
      </w:r>
      <w:proofErr w:type="spellEnd"/>
      <w:r w:rsidRPr="001E2D7F">
        <w:rPr>
          <w:rFonts w:ascii="Courier" w:hAnsi="Courier"/>
          <w:sz w:val="20"/>
          <w:szCs w:val="20"/>
        </w:rPr>
        <w:t xml:space="preserve"> = dataset</w:t>
      </w:r>
      <w:proofErr w:type="gramStart"/>
      <w:r w:rsidRPr="001E2D7F">
        <w:rPr>
          <w:rFonts w:ascii="Courier" w:hAnsi="Courier"/>
          <w:sz w:val="20"/>
          <w:szCs w:val="20"/>
        </w:rPr>
        <w:t>[:TRAIN</w:t>
      </w:r>
      <w:proofErr w:type="gramEnd"/>
      <w:r w:rsidRPr="001E2D7F">
        <w:rPr>
          <w:rFonts w:ascii="Courier" w:hAnsi="Courier"/>
          <w:sz w:val="20"/>
          <w:szCs w:val="20"/>
        </w:rPr>
        <w:t>_SPLIT].std(axis=0)</w:t>
      </w:r>
    </w:p>
    <w:p w14:paraId="6217E45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dataset = (dataset-</w:t>
      </w:r>
      <w:proofErr w:type="spellStart"/>
      <w:r w:rsidRPr="001E2D7F">
        <w:rPr>
          <w:rFonts w:ascii="Courier" w:hAnsi="Courier"/>
          <w:sz w:val="20"/>
          <w:szCs w:val="20"/>
        </w:rPr>
        <w:t>data_mean</w:t>
      </w:r>
      <w:proofErr w:type="spellEnd"/>
      <w:r w:rsidRPr="001E2D7F">
        <w:rPr>
          <w:rFonts w:ascii="Courier" w:hAnsi="Courier"/>
          <w:sz w:val="20"/>
          <w:szCs w:val="20"/>
        </w:rPr>
        <w:t>)/</w:t>
      </w:r>
      <w:proofErr w:type="spellStart"/>
      <w:r w:rsidRPr="001E2D7F">
        <w:rPr>
          <w:rFonts w:ascii="Courier" w:hAnsi="Courier"/>
          <w:sz w:val="20"/>
          <w:szCs w:val="20"/>
        </w:rPr>
        <w:t>data_std</w:t>
      </w:r>
      <w:proofErr w:type="spellEnd"/>
    </w:p>
    <w:p w14:paraId="499EE1A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F44730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Single step model</w:t>
      </w:r>
    </w:p>
    <w:p w14:paraId="2FFEA55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w:t>
      </w:r>
      <w:proofErr w:type="spellStart"/>
      <w:r w:rsidRPr="001E2D7F">
        <w:rPr>
          <w:rFonts w:ascii="Courier" w:hAnsi="Courier"/>
          <w:sz w:val="20"/>
          <w:szCs w:val="20"/>
        </w:rPr>
        <w:t>multivariate_</w:t>
      </w:r>
      <w:proofErr w:type="gramStart"/>
      <w:r w:rsidRPr="001E2D7F">
        <w:rPr>
          <w:rFonts w:ascii="Courier" w:hAnsi="Courier"/>
          <w:sz w:val="20"/>
          <w:szCs w:val="20"/>
        </w:rPr>
        <w:t>data</w:t>
      </w:r>
      <w:proofErr w:type="spellEnd"/>
      <w:r w:rsidRPr="001E2D7F">
        <w:rPr>
          <w:rFonts w:ascii="Courier" w:hAnsi="Courier"/>
          <w:sz w:val="20"/>
          <w:szCs w:val="20"/>
        </w:rPr>
        <w:t>(</w:t>
      </w:r>
      <w:proofErr w:type="gramEnd"/>
      <w:r w:rsidRPr="001E2D7F">
        <w:rPr>
          <w:rFonts w:ascii="Courier" w:hAnsi="Courier"/>
          <w:sz w:val="20"/>
          <w:szCs w:val="20"/>
        </w:rPr>
        <w:t xml:space="preserve">dataset, target, </w:t>
      </w:r>
      <w:proofErr w:type="spellStart"/>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w:t>
      </w:r>
      <w:proofErr w:type="spellStart"/>
      <w:r w:rsidRPr="001E2D7F">
        <w:rPr>
          <w:rFonts w:ascii="Courier" w:hAnsi="Courier"/>
          <w:sz w:val="20"/>
          <w:szCs w:val="20"/>
        </w:rPr>
        <w:t>history_size</w:t>
      </w:r>
      <w:proofErr w:type="spellEnd"/>
      <w:r w:rsidRPr="001E2D7F">
        <w:rPr>
          <w:rFonts w:ascii="Courier" w:hAnsi="Courier"/>
          <w:sz w:val="20"/>
          <w:szCs w:val="20"/>
        </w:rPr>
        <w:t>,</w:t>
      </w:r>
    </w:p>
    <w:p w14:paraId="57190E5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target_size</w:t>
      </w:r>
      <w:proofErr w:type="spellEnd"/>
      <w:r w:rsidRPr="001E2D7F">
        <w:rPr>
          <w:rFonts w:ascii="Courier" w:hAnsi="Courier"/>
          <w:sz w:val="20"/>
          <w:szCs w:val="20"/>
        </w:rPr>
        <w:t xml:space="preserve">, step, </w:t>
      </w:r>
      <w:proofErr w:type="spellStart"/>
      <w:r w:rsidRPr="001E2D7F">
        <w:rPr>
          <w:rFonts w:ascii="Courier" w:hAnsi="Courier"/>
          <w:sz w:val="20"/>
          <w:szCs w:val="20"/>
        </w:rPr>
        <w:t>single_step</w:t>
      </w:r>
      <w:proofErr w:type="spellEnd"/>
      <w:r w:rsidRPr="001E2D7F">
        <w:rPr>
          <w:rFonts w:ascii="Courier" w:hAnsi="Courier"/>
          <w:sz w:val="20"/>
          <w:szCs w:val="20"/>
        </w:rPr>
        <w:t>=False):</w:t>
      </w:r>
    </w:p>
    <w:p w14:paraId="7747C10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 = []</w:t>
      </w:r>
    </w:p>
    <w:p w14:paraId="16C4DD7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labels = []</w:t>
      </w:r>
    </w:p>
    <w:p w14:paraId="197119C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2F7220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history_size</w:t>
      </w:r>
      <w:proofErr w:type="spellEnd"/>
    </w:p>
    <w:p w14:paraId="7DE0BFC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end_index</w:t>
      </w:r>
      <w:proofErr w:type="spellEnd"/>
      <w:r w:rsidRPr="001E2D7F">
        <w:rPr>
          <w:rFonts w:ascii="Courier" w:hAnsi="Courier"/>
          <w:sz w:val="20"/>
          <w:szCs w:val="20"/>
        </w:rPr>
        <w:t xml:space="preserve"> is None:</w:t>
      </w:r>
    </w:p>
    <w:p w14:paraId="322B1F3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 </w:t>
      </w:r>
      <w:proofErr w:type="spellStart"/>
      <w:r w:rsidRPr="001E2D7F">
        <w:rPr>
          <w:rFonts w:ascii="Courier" w:hAnsi="Courier"/>
          <w:sz w:val="20"/>
          <w:szCs w:val="20"/>
        </w:rPr>
        <w:t>len</w:t>
      </w:r>
      <w:proofErr w:type="spellEnd"/>
      <w:r w:rsidRPr="001E2D7F">
        <w:rPr>
          <w:rFonts w:ascii="Courier" w:hAnsi="Courier"/>
          <w:sz w:val="20"/>
          <w:szCs w:val="20"/>
        </w:rPr>
        <w:t xml:space="preserve">(dataset) - </w:t>
      </w:r>
      <w:proofErr w:type="spellStart"/>
      <w:r w:rsidRPr="001E2D7F">
        <w:rPr>
          <w:rFonts w:ascii="Courier" w:hAnsi="Courier"/>
          <w:sz w:val="20"/>
          <w:szCs w:val="20"/>
        </w:rPr>
        <w:t>target_size</w:t>
      </w:r>
      <w:proofErr w:type="spellEnd"/>
    </w:p>
    <w:p w14:paraId="3B58A79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322314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w:t>
      </w:r>
      <w:proofErr w:type="spellStart"/>
      <w:r w:rsidRPr="001E2D7F">
        <w:rPr>
          <w:rFonts w:ascii="Courier" w:hAnsi="Courier"/>
          <w:sz w:val="20"/>
          <w:szCs w:val="20"/>
        </w:rPr>
        <w:t>i</w:t>
      </w:r>
      <w:proofErr w:type="spellEnd"/>
      <w:r w:rsidRPr="001E2D7F">
        <w:rPr>
          <w:rFonts w:ascii="Courier" w:hAnsi="Courier"/>
          <w:sz w:val="20"/>
          <w:szCs w:val="20"/>
        </w:rPr>
        <w:t xml:space="preserve"> in </w:t>
      </w:r>
      <w:proofErr w:type="gramStart"/>
      <w:r w:rsidRPr="001E2D7F">
        <w:rPr>
          <w:rFonts w:ascii="Courier" w:hAnsi="Courier"/>
          <w:sz w:val="20"/>
          <w:szCs w:val="20"/>
        </w:rPr>
        <w:t>range(</w:t>
      </w:r>
      <w:proofErr w:type="spellStart"/>
      <w:proofErr w:type="gramEnd"/>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w:t>
      </w:r>
    </w:p>
    <w:p w14:paraId="61CA7B4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indices = </w:t>
      </w:r>
      <w:proofErr w:type="gramStart"/>
      <w:r w:rsidRPr="001E2D7F">
        <w:rPr>
          <w:rFonts w:ascii="Courier" w:hAnsi="Courier"/>
          <w:sz w:val="20"/>
          <w:szCs w:val="20"/>
        </w:rPr>
        <w:t>range(</w:t>
      </w:r>
      <w:proofErr w:type="spellStart"/>
      <w:proofErr w:type="gramEnd"/>
      <w:r w:rsidRPr="001E2D7F">
        <w:rPr>
          <w:rFonts w:ascii="Courier" w:hAnsi="Courier"/>
          <w:sz w:val="20"/>
          <w:szCs w:val="20"/>
        </w:rPr>
        <w:t>i-history_size</w:t>
      </w:r>
      <w:proofErr w:type="spellEnd"/>
      <w:r w:rsidRPr="001E2D7F">
        <w:rPr>
          <w:rFonts w:ascii="Courier" w:hAnsi="Courier"/>
          <w:sz w:val="20"/>
          <w:szCs w:val="20"/>
        </w:rPr>
        <w:t xml:space="preserve">, </w:t>
      </w:r>
      <w:proofErr w:type="spellStart"/>
      <w:r w:rsidRPr="001E2D7F">
        <w:rPr>
          <w:rFonts w:ascii="Courier" w:hAnsi="Courier"/>
          <w:sz w:val="20"/>
          <w:szCs w:val="20"/>
        </w:rPr>
        <w:t>i</w:t>
      </w:r>
      <w:proofErr w:type="spellEnd"/>
      <w:r w:rsidRPr="001E2D7F">
        <w:rPr>
          <w:rFonts w:ascii="Courier" w:hAnsi="Courier"/>
          <w:sz w:val="20"/>
          <w:szCs w:val="20"/>
        </w:rPr>
        <w:t>, step)</w:t>
      </w:r>
    </w:p>
    <w:p w14:paraId="2FE8AC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data.append</w:t>
      </w:r>
      <w:proofErr w:type="spellEnd"/>
      <w:proofErr w:type="gramEnd"/>
      <w:r w:rsidRPr="001E2D7F">
        <w:rPr>
          <w:rFonts w:ascii="Courier" w:hAnsi="Courier"/>
          <w:sz w:val="20"/>
          <w:szCs w:val="20"/>
        </w:rPr>
        <w:t>(dataset[indices])</w:t>
      </w:r>
    </w:p>
    <w:p w14:paraId="0C35978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F02193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single_step</w:t>
      </w:r>
      <w:proofErr w:type="spellEnd"/>
      <w:r w:rsidRPr="001E2D7F">
        <w:rPr>
          <w:rFonts w:ascii="Courier" w:hAnsi="Courier"/>
          <w:sz w:val="20"/>
          <w:szCs w:val="20"/>
        </w:rPr>
        <w:t>:</w:t>
      </w:r>
    </w:p>
    <w:p w14:paraId="0E8E154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labels.append</w:t>
      </w:r>
      <w:proofErr w:type="spellEnd"/>
      <w:proofErr w:type="gramEnd"/>
      <w:r w:rsidRPr="001E2D7F">
        <w:rPr>
          <w:rFonts w:ascii="Courier" w:hAnsi="Courier"/>
          <w:sz w:val="20"/>
          <w:szCs w:val="20"/>
        </w:rPr>
        <w:t>(target[</w:t>
      </w:r>
      <w:proofErr w:type="spellStart"/>
      <w:r w:rsidRPr="001E2D7F">
        <w:rPr>
          <w:rFonts w:ascii="Courier" w:hAnsi="Courier"/>
          <w:sz w:val="20"/>
          <w:szCs w:val="20"/>
        </w:rPr>
        <w:t>i+target_size</w:t>
      </w:r>
      <w:proofErr w:type="spellEnd"/>
      <w:r w:rsidRPr="001E2D7F">
        <w:rPr>
          <w:rFonts w:ascii="Courier" w:hAnsi="Courier"/>
          <w:sz w:val="20"/>
          <w:szCs w:val="20"/>
        </w:rPr>
        <w:t>])</w:t>
      </w:r>
    </w:p>
    <w:p w14:paraId="7BD3AEA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02DFC5F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labels.append</w:t>
      </w:r>
      <w:proofErr w:type="spellEnd"/>
      <w:proofErr w:type="gramEnd"/>
      <w:r w:rsidRPr="001E2D7F">
        <w:rPr>
          <w:rFonts w:ascii="Courier" w:hAnsi="Courier"/>
          <w:sz w:val="20"/>
          <w:szCs w:val="20"/>
        </w:rPr>
        <w:t>(target[</w:t>
      </w:r>
      <w:proofErr w:type="spellStart"/>
      <w:r w:rsidRPr="001E2D7F">
        <w:rPr>
          <w:rFonts w:ascii="Courier" w:hAnsi="Courier"/>
          <w:sz w:val="20"/>
          <w:szCs w:val="20"/>
        </w:rPr>
        <w:t>i:i+target_size</w:t>
      </w:r>
      <w:proofErr w:type="spellEnd"/>
      <w:r w:rsidRPr="001E2D7F">
        <w:rPr>
          <w:rFonts w:ascii="Courier" w:hAnsi="Courier"/>
          <w:sz w:val="20"/>
          <w:szCs w:val="20"/>
        </w:rPr>
        <w:t>])</w:t>
      </w:r>
    </w:p>
    <w:p w14:paraId="5DBA35E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BB38A7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proofErr w:type="gramStart"/>
      <w:r w:rsidRPr="001E2D7F">
        <w:rPr>
          <w:rFonts w:ascii="Courier" w:hAnsi="Courier"/>
          <w:sz w:val="20"/>
          <w:szCs w:val="20"/>
        </w:rPr>
        <w:t>np.array</w:t>
      </w:r>
      <w:proofErr w:type="spellEnd"/>
      <w:proofErr w:type="gramEnd"/>
      <w:r w:rsidRPr="001E2D7F">
        <w:rPr>
          <w:rFonts w:ascii="Courier" w:hAnsi="Courier"/>
          <w:sz w:val="20"/>
          <w:szCs w:val="20"/>
        </w:rPr>
        <w:t xml:space="preserve">(data), </w:t>
      </w:r>
      <w:proofErr w:type="spellStart"/>
      <w:r w:rsidRPr="001E2D7F">
        <w:rPr>
          <w:rFonts w:ascii="Courier" w:hAnsi="Courier"/>
          <w:sz w:val="20"/>
          <w:szCs w:val="20"/>
        </w:rPr>
        <w:t>np.array</w:t>
      </w:r>
      <w:proofErr w:type="spellEnd"/>
      <w:r w:rsidRPr="001E2D7F">
        <w:rPr>
          <w:rFonts w:ascii="Courier" w:hAnsi="Courier"/>
          <w:sz w:val="20"/>
          <w:szCs w:val="20"/>
        </w:rPr>
        <w:t>(labels)</w:t>
      </w:r>
    </w:p>
    <w:p w14:paraId="41D4892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19F137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EBA4B5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past_history</w:t>
      </w:r>
      <w:proofErr w:type="spellEnd"/>
      <w:r w:rsidRPr="001E2D7F">
        <w:rPr>
          <w:rFonts w:ascii="Courier" w:hAnsi="Courier"/>
          <w:sz w:val="20"/>
          <w:szCs w:val="20"/>
        </w:rPr>
        <w:t xml:space="preserve"> = 60</w:t>
      </w:r>
    </w:p>
    <w:p w14:paraId="6BEA23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xml:space="preserve"> = 7</w:t>
      </w:r>
    </w:p>
    <w:p w14:paraId="1053460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STEP = 1</w:t>
      </w:r>
    </w:p>
    <w:p w14:paraId="65B1DFC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3E34E8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24789F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multistep model </w:t>
      </w:r>
    </w:p>
    <w:p w14:paraId="3D83F61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xml:space="preserve"> = 7</w:t>
      </w:r>
    </w:p>
    <w:p w14:paraId="0A84767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x_train_multi</w:t>
      </w:r>
      <w:proofErr w:type="spellEnd"/>
      <w:r w:rsidRPr="001E2D7F">
        <w:rPr>
          <w:rFonts w:ascii="Courier" w:hAnsi="Courier"/>
          <w:sz w:val="20"/>
          <w:szCs w:val="20"/>
        </w:rPr>
        <w:t xml:space="preserve">, </w:t>
      </w:r>
      <w:proofErr w:type="spellStart"/>
      <w:r w:rsidRPr="001E2D7F">
        <w:rPr>
          <w:rFonts w:ascii="Courier" w:hAnsi="Courier"/>
          <w:sz w:val="20"/>
          <w:szCs w:val="20"/>
        </w:rPr>
        <w:t>y_train_multi</w:t>
      </w:r>
      <w:proofErr w:type="spellEnd"/>
      <w:r w:rsidRPr="001E2D7F">
        <w:rPr>
          <w:rFonts w:ascii="Courier" w:hAnsi="Courier"/>
          <w:sz w:val="20"/>
          <w:szCs w:val="20"/>
        </w:rPr>
        <w:t xml:space="preserve"> = </w:t>
      </w:r>
      <w:proofErr w:type="spellStart"/>
      <w:r w:rsidRPr="001E2D7F">
        <w:rPr>
          <w:rFonts w:ascii="Courier" w:hAnsi="Courier"/>
          <w:sz w:val="20"/>
          <w:szCs w:val="20"/>
        </w:rPr>
        <w:t>multivariate_</w:t>
      </w:r>
      <w:proofErr w:type="gramStart"/>
      <w:r w:rsidRPr="001E2D7F">
        <w:rPr>
          <w:rFonts w:ascii="Courier" w:hAnsi="Courier"/>
          <w:sz w:val="20"/>
          <w:szCs w:val="20"/>
        </w:rPr>
        <w:t>data</w:t>
      </w:r>
      <w:proofErr w:type="spellEnd"/>
      <w:r w:rsidRPr="001E2D7F">
        <w:rPr>
          <w:rFonts w:ascii="Courier" w:hAnsi="Courier"/>
          <w:sz w:val="20"/>
          <w:szCs w:val="20"/>
        </w:rPr>
        <w:t>(</w:t>
      </w:r>
      <w:proofErr w:type="gramEnd"/>
      <w:r w:rsidRPr="001E2D7F">
        <w:rPr>
          <w:rFonts w:ascii="Courier" w:hAnsi="Courier"/>
          <w:sz w:val="20"/>
          <w:szCs w:val="20"/>
        </w:rPr>
        <w:t>dataset, dataset[:, 1], 0,</w:t>
      </w:r>
    </w:p>
    <w:p w14:paraId="16C2AB1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TRAIN_SPLIT, </w:t>
      </w:r>
      <w:proofErr w:type="spellStart"/>
      <w:r w:rsidRPr="001E2D7F">
        <w:rPr>
          <w:rFonts w:ascii="Courier" w:hAnsi="Courier"/>
          <w:sz w:val="20"/>
          <w:szCs w:val="20"/>
        </w:rPr>
        <w:t>past_history</w:t>
      </w:r>
      <w:proofErr w:type="spellEnd"/>
      <w:r w:rsidRPr="001E2D7F">
        <w:rPr>
          <w:rFonts w:ascii="Courier" w:hAnsi="Courier"/>
          <w:sz w:val="20"/>
          <w:szCs w:val="20"/>
        </w:rPr>
        <w:t>,</w:t>
      </w:r>
    </w:p>
    <w:p w14:paraId="4529AF9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STEP)</w:t>
      </w:r>
    </w:p>
    <w:p w14:paraId="6B4172A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x_val_multi</w:t>
      </w:r>
      <w:proofErr w:type="spellEnd"/>
      <w:r w:rsidRPr="001E2D7F">
        <w:rPr>
          <w:rFonts w:ascii="Courier" w:hAnsi="Courier"/>
          <w:sz w:val="20"/>
          <w:szCs w:val="20"/>
        </w:rPr>
        <w:t xml:space="preserve">, </w:t>
      </w:r>
      <w:proofErr w:type="spellStart"/>
      <w:r w:rsidRPr="001E2D7F">
        <w:rPr>
          <w:rFonts w:ascii="Courier" w:hAnsi="Courier"/>
          <w:sz w:val="20"/>
          <w:szCs w:val="20"/>
        </w:rPr>
        <w:t>y_val_multi</w:t>
      </w:r>
      <w:proofErr w:type="spellEnd"/>
      <w:r w:rsidRPr="001E2D7F">
        <w:rPr>
          <w:rFonts w:ascii="Courier" w:hAnsi="Courier"/>
          <w:sz w:val="20"/>
          <w:szCs w:val="20"/>
        </w:rPr>
        <w:t xml:space="preserve"> = </w:t>
      </w:r>
      <w:proofErr w:type="spellStart"/>
      <w:r w:rsidRPr="001E2D7F">
        <w:rPr>
          <w:rFonts w:ascii="Courier" w:hAnsi="Courier"/>
          <w:sz w:val="20"/>
          <w:szCs w:val="20"/>
        </w:rPr>
        <w:t>multivariate_</w:t>
      </w:r>
      <w:proofErr w:type="gramStart"/>
      <w:r w:rsidRPr="001E2D7F">
        <w:rPr>
          <w:rFonts w:ascii="Courier" w:hAnsi="Courier"/>
          <w:sz w:val="20"/>
          <w:szCs w:val="20"/>
        </w:rPr>
        <w:t>data</w:t>
      </w:r>
      <w:proofErr w:type="spellEnd"/>
      <w:r w:rsidRPr="001E2D7F">
        <w:rPr>
          <w:rFonts w:ascii="Courier" w:hAnsi="Courier"/>
          <w:sz w:val="20"/>
          <w:szCs w:val="20"/>
        </w:rPr>
        <w:t>(</w:t>
      </w:r>
      <w:proofErr w:type="gramEnd"/>
      <w:r w:rsidRPr="001E2D7F">
        <w:rPr>
          <w:rFonts w:ascii="Courier" w:hAnsi="Courier"/>
          <w:sz w:val="20"/>
          <w:szCs w:val="20"/>
        </w:rPr>
        <w:t>dataset, dataset[:, 1],</w:t>
      </w:r>
    </w:p>
    <w:p w14:paraId="48D8E2E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TRAIN_SPLIT, None, </w:t>
      </w:r>
      <w:proofErr w:type="spellStart"/>
      <w:r w:rsidRPr="001E2D7F">
        <w:rPr>
          <w:rFonts w:ascii="Courier" w:hAnsi="Courier"/>
          <w:sz w:val="20"/>
          <w:szCs w:val="20"/>
        </w:rPr>
        <w:t>past_history</w:t>
      </w:r>
      <w:proofErr w:type="spellEnd"/>
      <w:r w:rsidRPr="001E2D7F">
        <w:rPr>
          <w:rFonts w:ascii="Courier" w:hAnsi="Courier"/>
          <w:sz w:val="20"/>
          <w:szCs w:val="20"/>
        </w:rPr>
        <w:t>,</w:t>
      </w:r>
    </w:p>
    <w:p w14:paraId="4385E7E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STEP)</w:t>
      </w:r>
    </w:p>
    <w:p w14:paraId="031F3C6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05DE67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roofErr w:type="spellStart"/>
      <w:r w:rsidRPr="001E2D7F">
        <w:rPr>
          <w:rFonts w:ascii="Courier" w:hAnsi="Courier"/>
          <w:sz w:val="20"/>
          <w:szCs w:val="20"/>
        </w:rPr>
        <w:t>train_data_multi</w:t>
      </w:r>
      <w:proofErr w:type="spellEnd"/>
      <w:r w:rsidRPr="001E2D7F">
        <w:rPr>
          <w:rFonts w:ascii="Courier" w:hAnsi="Courier"/>
          <w:sz w:val="20"/>
          <w:szCs w:val="20"/>
        </w:rPr>
        <w:t xml:space="preserve"> = </w:t>
      </w:r>
      <w:proofErr w:type="spellStart"/>
      <w:r w:rsidRPr="001E2D7F">
        <w:rPr>
          <w:rFonts w:ascii="Courier" w:hAnsi="Courier"/>
          <w:sz w:val="20"/>
          <w:szCs w:val="20"/>
        </w:rPr>
        <w:t>tf.</w:t>
      </w:r>
      <w:proofErr w:type="gramStart"/>
      <w:r w:rsidRPr="001E2D7F">
        <w:rPr>
          <w:rFonts w:ascii="Courier" w:hAnsi="Courier"/>
          <w:sz w:val="20"/>
          <w:szCs w:val="20"/>
        </w:rPr>
        <w:t>data.Dataset.from</w:t>
      </w:r>
      <w:proofErr w:type="gramEnd"/>
      <w:r w:rsidRPr="001E2D7F">
        <w:rPr>
          <w:rFonts w:ascii="Courier" w:hAnsi="Courier"/>
          <w:sz w:val="20"/>
          <w:szCs w:val="20"/>
        </w:rPr>
        <w:t>_tensor_slices</w:t>
      </w:r>
      <w:proofErr w:type="spellEnd"/>
      <w:r w:rsidRPr="001E2D7F">
        <w:rPr>
          <w:rFonts w:ascii="Courier" w:hAnsi="Courier"/>
          <w:sz w:val="20"/>
          <w:szCs w:val="20"/>
        </w:rPr>
        <w:t>((</w:t>
      </w:r>
      <w:proofErr w:type="spellStart"/>
      <w:r w:rsidRPr="001E2D7F">
        <w:rPr>
          <w:rFonts w:ascii="Courier" w:hAnsi="Courier"/>
          <w:sz w:val="20"/>
          <w:szCs w:val="20"/>
        </w:rPr>
        <w:t>x_train_multi</w:t>
      </w:r>
      <w:proofErr w:type="spellEnd"/>
      <w:r w:rsidRPr="001E2D7F">
        <w:rPr>
          <w:rFonts w:ascii="Courier" w:hAnsi="Courier"/>
          <w:sz w:val="20"/>
          <w:szCs w:val="20"/>
        </w:rPr>
        <w:t xml:space="preserve">, </w:t>
      </w:r>
      <w:proofErr w:type="spellStart"/>
      <w:r w:rsidRPr="001E2D7F">
        <w:rPr>
          <w:rFonts w:ascii="Courier" w:hAnsi="Courier"/>
          <w:sz w:val="20"/>
          <w:szCs w:val="20"/>
        </w:rPr>
        <w:t>y_train_multi</w:t>
      </w:r>
      <w:proofErr w:type="spellEnd"/>
      <w:r w:rsidRPr="001E2D7F">
        <w:rPr>
          <w:rFonts w:ascii="Courier" w:hAnsi="Courier"/>
          <w:sz w:val="20"/>
          <w:szCs w:val="20"/>
        </w:rPr>
        <w:t>))</w:t>
      </w:r>
    </w:p>
    <w:p w14:paraId="0D5EED9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train_data_multi</w:t>
      </w:r>
      <w:proofErr w:type="spellEnd"/>
      <w:r w:rsidRPr="001E2D7F">
        <w:rPr>
          <w:rFonts w:ascii="Courier" w:hAnsi="Courier"/>
          <w:sz w:val="20"/>
          <w:szCs w:val="20"/>
        </w:rPr>
        <w:t xml:space="preserve"> = train_data_</w:t>
      </w:r>
      <w:proofErr w:type="gramStart"/>
      <w:r w:rsidRPr="001E2D7F">
        <w:rPr>
          <w:rFonts w:ascii="Courier" w:hAnsi="Courier"/>
          <w:sz w:val="20"/>
          <w:szCs w:val="20"/>
        </w:rPr>
        <w:t>multi.cache</w:t>
      </w:r>
      <w:proofErr w:type="gramEnd"/>
      <w:r w:rsidRPr="001E2D7F">
        <w:rPr>
          <w:rFonts w:ascii="Courier" w:hAnsi="Courier"/>
          <w:sz w:val="20"/>
          <w:szCs w:val="20"/>
        </w:rPr>
        <w:t>().shuffle(BUFFER_SIZE).batch(BATCH_SIZE).repeat()</w:t>
      </w:r>
    </w:p>
    <w:p w14:paraId="0DCCED6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9BD645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val_data_multi</w:t>
      </w:r>
      <w:proofErr w:type="spellEnd"/>
      <w:r w:rsidRPr="001E2D7F">
        <w:rPr>
          <w:rFonts w:ascii="Courier" w:hAnsi="Courier"/>
          <w:sz w:val="20"/>
          <w:szCs w:val="20"/>
        </w:rPr>
        <w:t xml:space="preserve"> = </w:t>
      </w:r>
      <w:proofErr w:type="spellStart"/>
      <w:r w:rsidRPr="001E2D7F">
        <w:rPr>
          <w:rFonts w:ascii="Courier" w:hAnsi="Courier"/>
          <w:sz w:val="20"/>
          <w:szCs w:val="20"/>
        </w:rPr>
        <w:t>tf.</w:t>
      </w:r>
      <w:proofErr w:type="gramStart"/>
      <w:r w:rsidRPr="001E2D7F">
        <w:rPr>
          <w:rFonts w:ascii="Courier" w:hAnsi="Courier"/>
          <w:sz w:val="20"/>
          <w:szCs w:val="20"/>
        </w:rPr>
        <w:t>data.Dataset.from</w:t>
      </w:r>
      <w:proofErr w:type="gramEnd"/>
      <w:r w:rsidRPr="001E2D7F">
        <w:rPr>
          <w:rFonts w:ascii="Courier" w:hAnsi="Courier"/>
          <w:sz w:val="20"/>
          <w:szCs w:val="20"/>
        </w:rPr>
        <w:t>_tensor_slices</w:t>
      </w:r>
      <w:proofErr w:type="spellEnd"/>
      <w:r w:rsidRPr="001E2D7F">
        <w:rPr>
          <w:rFonts w:ascii="Courier" w:hAnsi="Courier"/>
          <w:sz w:val="20"/>
          <w:szCs w:val="20"/>
        </w:rPr>
        <w:t>((</w:t>
      </w:r>
      <w:proofErr w:type="spellStart"/>
      <w:r w:rsidRPr="001E2D7F">
        <w:rPr>
          <w:rFonts w:ascii="Courier" w:hAnsi="Courier"/>
          <w:sz w:val="20"/>
          <w:szCs w:val="20"/>
        </w:rPr>
        <w:t>x_val_multi</w:t>
      </w:r>
      <w:proofErr w:type="spellEnd"/>
      <w:r w:rsidRPr="001E2D7F">
        <w:rPr>
          <w:rFonts w:ascii="Courier" w:hAnsi="Courier"/>
          <w:sz w:val="20"/>
          <w:szCs w:val="20"/>
        </w:rPr>
        <w:t xml:space="preserve">, </w:t>
      </w:r>
      <w:proofErr w:type="spellStart"/>
      <w:r w:rsidRPr="001E2D7F">
        <w:rPr>
          <w:rFonts w:ascii="Courier" w:hAnsi="Courier"/>
          <w:sz w:val="20"/>
          <w:szCs w:val="20"/>
        </w:rPr>
        <w:t>y_val_multi</w:t>
      </w:r>
      <w:proofErr w:type="spellEnd"/>
      <w:r w:rsidRPr="001E2D7F">
        <w:rPr>
          <w:rFonts w:ascii="Courier" w:hAnsi="Courier"/>
          <w:sz w:val="20"/>
          <w:szCs w:val="20"/>
        </w:rPr>
        <w:t>))</w:t>
      </w:r>
    </w:p>
    <w:p w14:paraId="41BE124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val_data_multi</w:t>
      </w:r>
      <w:proofErr w:type="spellEnd"/>
      <w:r w:rsidRPr="001E2D7F">
        <w:rPr>
          <w:rFonts w:ascii="Courier" w:hAnsi="Courier"/>
          <w:sz w:val="20"/>
          <w:szCs w:val="20"/>
        </w:rPr>
        <w:t xml:space="preserve"> = </w:t>
      </w:r>
      <w:proofErr w:type="spellStart"/>
      <w:r w:rsidRPr="001E2D7F">
        <w:rPr>
          <w:rFonts w:ascii="Courier" w:hAnsi="Courier"/>
          <w:sz w:val="20"/>
          <w:szCs w:val="20"/>
        </w:rPr>
        <w:t>val_data_</w:t>
      </w:r>
      <w:proofErr w:type="gramStart"/>
      <w:r w:rsidRPr="001E2D7F">
        <w:rPr>
          <w:rFonts w:ascii="Courier" w:hAnsi="Courier"/>
          <w:sz w:val="20"/>
          <w:szCs w:val="20"/>
        </w:rPr>
        <w:t>multi.batch</w:t>
      </w:r>
      <w:proofErr w:type="spellEnd"/>
      <w:proofErr w:type="gramEnd"/>
      <w:r w:rsidRPr="001E2D7F">
        <w:rPr>
          <w:rFonts w:ascii="Courier" w:hAnsi="Courier"/>
          <w:sz w:val="20"/>
          <w:szCs w:val="20"/>
        </w:rPr>
        <w:t>(BATCH_SIZE).repeat()</w:t>
      </w:r>
    </w:p>
    <w:p w14:paraId="33CEFC2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6ABB13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rev(ds):</w:t>
      </w:r>
    </w:p>
    <w:p w14:paraId="23BA776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ds*</w:t>
      </w:r>
      <w:proofErr w:type="spellStart"/>
      <w:r w:rsidRPr="001E2D7F">
        <w:rPr>
          <w:rFonts w:ascii="Courier" w:hAnsi="Courier"/>
          <w:sz w:val="20"/>
          <w:szCs w:val="20"/>
        </w:rPr>
        <w:t>data_std+data_mean</w:t>
      </w:r>
      <w:proofErr w:type="spellEnd"/>
    </w:p>
    <w:p w14:paraId="43837DE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68154A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w:t>
      </w:r>
      <w:proofErr w:type="spellStart"/>
      <w:r w:rsidRPr="001E2D7F">
        <w:rPr>
          <w:rFonts w:ascii="Courier" w:hAnsi="Courier"/>
          <w:sz w:val="20"/>
          <w:szCs w:val="20"/>
        </w:rPr>
        <w:t>multi_step_</w:t>
      </w:r>
      <w:proofErr w:type="gramStart"/>
      <w:r w:rsidRPr="001E2D7F">
        <w:rPr>
          <w:rFonts w:ascii="Courier" w:hAnsi="Courier"/>
          <w:sz w:val="20"/>
          <w:szCs w:val="20"/>
        </w:rPr>
        <w:t>plot</w:t>
      </w:r>
      <w:proofErr w:type="spellEnd"/>
      <w:r w:rsidRPr="001E2D7F">
        <w:rPr>
          <w:rFonts w:ascii="Courier" w:hAnsi="Courier"/>
          <w:sz w:val="20"/>
          <w:szCs w:val="20"/>
        </w:rPr>
        <w:t>(</w:t>
      </w:r>
      <w:proofErr w:type="gramEnd"/>
      <w:r w:rsidRPr="001E2D7F">
        <w:rPr>
          <w:rFonts w:ascii="Courier" w:hAnsi="Courier"/>
          <w:sz w:val="20"/>
          <w:szCs w:val="20"/>
        </w:rPr>
        <w:t xml:space="preserve">history, </w:t>
      </w:r>
      <w:proofErr w:type="spellStart"/>
      <w:r w:rsidRPr="001E2D7F">
        <w:rPr>
          <w:rFonts w:ascii="Courier" w:hAnsi="Courier"/>
          <w:sz w:val="20"/>
          <w:szCs w:val="20"/>
        </w:rPr>
        <w:t>true_future</w:t>
      </w:r>
      <w:proofErr w:type="spellEnd"/>
      <w:r w:rsidRPr="001E2D7F">
        <w:rPr>
          <w:rFonts w:ascii="Courier" w:hAnsi="Courier"/>
          <w:sz w:val="20"/>
          <w:szCs w:val="20"/>
        </w:rPr>
        <w:t xml:space="preserve">, </w:t>
      </w:r>
      <w:proofErr w:type="spellStart"/>
      <w:r w:rsidRPr="001E2D7F">
        <w:rPr>
          <w:rFonts w:ascii="Courier" w:hAnsi="Courier"/>
          <w:sz w:val="20"/>
          <w:szCs w:val="20"/>
        </w:rPr>
        <w:t>prediction,ss</w:t>
      </w:r>
      <w:proofErr w:type="spellEnd"/>
      <w:r w:rsidRPr="001E2D7F">
        <w:rPr>
          <w:rFonts w:ascii="Courier" w:hAnsi="Courier"/>
          <w:sz w:val="20"/>
          <w:szCs w:val="20"/>
        </w:rPr>
        <w:t xml:space="preserve">): </w:t>
      </w:r>
    </w:p>
    <w:p w14:paraId="4A98F5F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921BFA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roofErr w:type="spellStart"/>
      <w:r w:rsidRPr="001E2D7F">
        <w:rPr>
          <w:rFonts w:ascii="Courier" w:hAnsi="Courier"/>
          <w:sz w:val="20"/>
          <w:szCs w:val="20"/>
        </w:rPr>
        <w:t>figsize</w:t>
      </w:r>
      <w:proofErr w:type="spellEnd"/>
      <w:r w:rsidRPr="001E2D7F">
        <w:rPr>
          <w:rFonts w:ascii="Courier" w:hAnsi="Courier"/>
          <w:sz w:val="20"/>
          <w:szCs w:val="20"/>
        </w:rPr>
        <w:t>=(12, 6))</w:t>
      </w:r>
    </w:p>
    <w:p w14:paraId="4EC2543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num_in</w:t>
      </w:r>
      <w:proofErr w:type="spellEnd"/>
      <w:r w:rsidRPr="001E2D7F">
        <w:rPr>
          <w:rFonts w:ascii="Courier" w:hAnsi="Courier"/>
          <w:sz w:val="20"/>
          <w:szCs w:val="20"/>
        </w:rPr>
        <w:t xml:space="preserve"> = </w:t>
      </w:r>
      <w:proofErr w:type="spellStart"/>
      <w:r w:rsidRPr="001E2D7F">
        <w:rPr>
          <w:rFonts w:ascii="Courier" w:hAnsi="Courier"/>
          <w:sz w:val="20"/>
          <w:szCs w:val="20"/>
        </w:rPr>
        <w:t>create_time_steps</w:t>
      </w:r>
      <w:proofErr w:type="spellEnd"/>
      <w:r w:rsidRPr="001E2D7F">
        <w:rPr>
          <w:rFonts w:ascii="Courier" w:hAnsi="Courier"/>
          <w:sz w:val="20"/>
          <w:szCs w:val="20"/>
        </w:rPr>
        <w:t>(</w:t>
      </w:r>
      <w:proofErr w:type="spellStart"/>
      <w:r w:rsidRPr="001E2D7F">
        <w:rPr>
          <w:rFonts w:ascii="Courier" w:hAnsi="Courier"/>
          <w:sz w:val="20"/>
          <w:szCs w:val="20"/>
        </w:rPr>
        <w:t>len</w:t>
      </w:r>
      <w:proofErr w:type="spellEnd"/>
      <w:r w:rsidRPr="001E2D7F">
        <w:rPr>
          <w:rFonts w:ascii="Courier" w:hAnsi="Courier"/>
          <w:sz w:val="20"/>
          <w:szCs w:val="20"/>
        </w:rPr>
        <w:t>(history))</w:t>
      </w:r>
    </w:p>
    <w:p w14:paraId="1025A71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num_out</w:t>
      </w:r>
      <w:proofErr w:type="spellEnd"/>
      <w:r w:rsidRPr="001E2D7F">
        <w:rPr>
          <w:rFonts w:ascii="Courier" w:hAnsi="Courier"/>
          <w:sz w:val="20"/>
          <w:szCs w:val="20"/>
        </w:rPr>
        <w:t xml:space="preserve"> = </w:t>
      </w:r>
      <w:proofErr w:type="spellStart"/>
      <w:r w:rsidRPr="001E2D7F">
        <w:rPr>
          <w:rFonts w:ascii="Courier" w:hAnsi="Courier"/>
          <w:sz w:val="20"/>
          <w:szCs w:val="20"/>
        </w:rPr>
        <w:t>len</w:t>
      </w:r>
      <w:proofErr w:type="spellEnd"/>
      <w:r w:rsidRPr="001E2D7F">
        <w:rPr>
          <w:rFonts w:ascii="Courier" w:hAnsi="Courier"/>
          <w:sz w:val="20"/>
          <w:szCs w:val="20"/>
        </w:rPr>
        <w:t>(</w:t>
      </w:r>
      <w:proofErr w:type="spellStart"/>
      <w:r w:rsidRPr="001E2D7F">
        <w:rPr>
          <w:rFonts w:ascii="Courier" w:hAnsi="Courier"/>
          <w:sz w:val="20"/>
          <w:szCs w:val="20"/>
        </w:rPr>
        <w:t>true_future</w:t>
      </w:r>
      <w:proofErr w:type="spellEnd"/>
      <w:r w:rsidRPr="001E2D7F">
        <w:rPr>
          <w:rFonts w:ascii="Courier" w:hAnsi="Courier"/>
          <w:sz w:val="20"/>
          <w:szCs w:val="20"/>
        </w:rPr>
        <w:t>)</w:t>
      </w:r>
    </w:p>
    <w:p w14:paraId="0F86C59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055FA5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num_in</w:t>
      </w:r>
      <w:proofErr w:type="spellEnd"/>
      <w:r w:rsidRPr="001E2D7F">
        <w:rPr>
          <w:rFonts w:ascii="Courier" w:hAnsi="Courier"/>
          <w:sz w:val="20"/>
          <w:szCs w:val="20"/>
        </w:rPr>
        <w:t xml:space="preserve">, </w:t>
      </w:r>
      <w:proofErr w:type="spellStart"/>
      <w:r w:rsidRPr="001E2D7F">
        <w:rPr>
          <w:rFonts w:ascii="Courier" w:hAnsi="Courier"/>
          <w:sz w:val="20"/>
          <w:szCs w:val="20"/>
        </w:rPr>
        <w:t>np.array</w:t>
      </w:r>
      <w:proofErr w:type="spellEnd"/>
      <w:r w:rsidRPr="001E2D7F">
        <w:rPr>
          <w:rFonts w:ascii="Courier" w:hAnsi="Courier"/>
          <w:sz w:val="20"/>
          <w:szCs w:val="20"/>
        </w:rPr>
        <w:t>(history[:, 1]), label='History')</w:t>
      </w:r>
    </w:p>
    <w:p w14:paraId="3D72551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np.arange</w:t>
      </w:r>
      <w:proofErr w:type="spellEnd"/>
      <w:r w:rsidRPr="001E2D7F">
        <w:rPr>
          <w:rFonts w:ascii="Courier" w:hAnsi="Courier"/>
          <w:sz w:val="20"/>
          <w:szCs w:val="20"/>
        </w:rPr>
        <w:t>(</w:t>
      </w:r>
      <w:proofErr w:type="spellStart"/>
      <w:r w:rsidRPr="001E2D7F">
        <w:rPr>
          <w:rFonts w:ascii="Courier" w:hAnsi="Courier"/>
          <w:sz w:val="20"/>
          <w:szCs w:val="20"/>
        </w:rPr>
        <w:t>num_out</w:t>
      </w:r>
      <w:proofErr w:type="spellEnd"/>
      <w:r w:rsidRPr="001E2D7F">
        <w:rPr>
          <w:rFonts w:ascii="Courier" w:hAnsi="Courier"/>
          <w:sz w:val="20"/>
          <w:szCs w:val="20"/>
        </w:rPr>
        <w:t xml:space="preserve">)/STEP, </w:t>
      </w:r>
      <w:proofErr w:type="spellStart"/>
      <w:r w:rsidRPr="001E2D7F">
        <w:rPr>
          <w:rFonts w:ascii="Courier" w:hAnsi="Courier"/>
          <w:sz w:val="20"/>
          <w:szCs w:val="20"/>
        </w:rPr>
        <w:t>np.array</w:t>
      </w:r>
      <w:proofErr w:type="spellEnd"/>
      <w:r w:rsidRPr="001E2D7F">
        <w:rPr>
          <w:rFonts w:ascii="Courier" w:hAnsi="Courier"/>
          <w:sz w:val="20"/>
          <w:szCs w:val="20"/>
        </w:rPr>
        <w:t>(</w:t>
      </w:r>
      <w:proofErr w:type="spellStart"/>
      <w:r w:rsidRPr="001E2D7F">
        <w:rPr>
          <w:rFonts w:ascii="Courier" w:hAnsi="Courier"/>
          <w:sz w:val="20"/>
          <w:szCs w:val="20"/>
        </w:rPr>
        <w:t>true_future</w:t>
      </w:r>
      <w:proofErr w:type="spellEnd"/>
      <w:r w:rsidRPr="001E2D7F">
        <w:rPr>
          <w:rFonts w:ascii="Courier" w:hAnsi="Courier"/>
          <w:sz w:val="20"/>
          <w:szCs w:val="20"/>
        </w:rPr>
        <w:t>), '</w:t>
      </w:r>
      <w:proofErr w:type="spellStart"/>
      <w:r w:rsidRPr="001E2D7F">
        <w:rPr>
          <w:rFonts w:ascii="Courier" w:hAnsi="Courier"/>
          <w:sz w:val="20"/>
          <w:szCs w:val="20"/>
        </w:rPr>
        <w:t>bo</w:t>
      </w:r>
      <w:proofErr w:type="spellEnd"/>
      <w:r w:rsidRPr="001E2D7F">
        <w:rPr>
          <w:rFonts w:ascii="Courier" w:hAnsi="Courier"/>
          <w:sz w:val="20"/>
          <w:szCs w:val="20"/>
        </w:rPr>
        <w:t>',</w:t>
      </w:r>
    </w:p>
    <w:p w14:paraId="6638347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label='True Future')</w:t>
      </w:r>
    </w:p>
    <w:p w14:paraId="1542A26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proofErr w:type="gramStart"/>
      <w:r w:rsidRPr="001E2D7F">
        <w:rPr>
          <w:rFonts w:ascii="Courier" w:hAnsi="Courier"/>
          <w:sz w:val="20"/>
          <w:szCs w:val="20"/>
        </w:rPr>
        <w:t>prediction.any</w:t>
      </w:r>
      <w:proofErr w:type="spellEnd"/>
      <w:r w:rsidRPr="001E2D7F">
        <w:rPr>
          <w:rFonts w:ascii="Courier" w:hAnsi="Courier"/>
          <w:sz w:val="20"/>
          <w:szCs w:val="20"/>
        </w:rPr>
        <w:t>(</w:t>
      </w:r>
      <w:proofErr w:type="gramEnd"/>
      <w:r w:rsidRPr="001E2D7F">
        <w:rPr>
          <w:rFonts w:ascii="Courier" w:hAnsi="Courier"/>
          <w:sz w:val="20"/>
          <w:szCs w:val="20"/>
        </w:rPr>
        <w:t>):</w:t>
      </w:r>
    </w:p>
    <w:p w14:paraId="385C76E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np.arange</w:t>
      </w:r>
      <w:proofErr w:type="spellEnd"/>
      <w:r w:rsidRPr="001E2D7F">
        <w:rPr>
          <w:rFonts w:ascii="Courier" w:hAnsi="Courier"/>
          <w:sz w:val="20"/>
          <w:szCs w:val="20"/>
        </w:rPr>
        <w:t>(</w:t>
      </w:r>
      <w:proofErr w:type="spellStart"/>
      <w:r w:rsidRPr="001E2D7F">
        <w:rPr>
          <w:rFonts w:ascii="Courier" w:hAnsi="Courier"/>
          <w:sz w:val="20"/>
          <w:szCs w:val="20"/>
        </w:rPr>
        <w:t>num_out</w:t>
      </w:r>
      <w:proofErr w:type="spellEnd"/>
      <w:r w:rsidRPr="001E2D7F">
        <w:rPr>
          <w:rFonts w:ascii="Courier" w:hAnsi="Courier"/>
          <w:sz w:val="20"/>
          <w:szCs w:val="20"/>
        </w:rPr>
        <w:t xml:space="preserve">)/STEP, </w:t>
      </w:r>
      <w:proofErr w:type="spellStart"/>
      <w:r w:rsidRPr="001E2D7F">
        <w:rPr>
          <w:rFonts w:ascii="Courier" w:hAnsi="Courier"/>
          <w:sz w:val="20"/>
          <w:szCs w:val="20"/>
        </w:rPr>
        <w:t>np.array</w:t>
      </w:r>
      <w:proofErr w:type="spellEnd"/>
      <w:r w:rsidRPr="001E2D7F">
        <w:rPr>
          <w:rFonts w:ascii="Courier" w:hAnsi="Courier"/>
          <w:sz w:val="20"/>
          <w:szCs w:val="20"/>
        </w:rPr>
        <w:t>(prediction), '</w:t>
      </w:r>
      <w:proofErr w:type="spellStart"/>
      <w:r w:rsidRPr="001E2D7F">
        <w:rPr>
          <w:rFonts w:ascii="Courier" w:hAnsi="Courier"/>
          <w:sz w:val="20"/>
          <w:szCs w:val="20"/>
        </w:rPr>
        <w:t>ro</w:t>
      </w:r>
      <w:proofErr w:type="spellEnd"/>
      <w:r w:rsidRPr="001E2D7F">
        <w:rPr>
          <w:rFonts w:ascii="Courier" w:hAnsi="Courier"/>
          <w:sz w:val="20"/>
          <w:szCs w:val="20"/>
        </w:rPr>
        <w:t>',</w:t>
      </w:r>
    </w:p>
    <w:p w14:paraId="4E4B161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label='Predicted Future')</w:t>
      </w:r>
    </w:p>
    <w:p w14:paraId="319B992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plt.legend</w:t>
      </w:r>
      <w:proofErr w:type="spellEnd"/>
      <w:proofErr w:type="gramEnd"/>
      <w:r w:rsidRPr="001E2D7F">
        <w:rPr>
          <w:rFonts w:ascii="Courier" w:hAnsi="Courier"/>
          <w:sz w:val="20"/>
          <w:szCs w:val="20"/>
        </w:rPr>
        <w:t>(loc='upper left')</w:t>
      </w:r>
    </w:p>
    <w:p w14:paraId="394FE98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plt.savefig</w:t>
      </w:r>
      <w:proofErr w:type="spellEnd"/>
      <w:proofErr w:type="gramEnd"/>
      <w:r w:rsidRPr="001E2D7F">
        <w:rPr>
          <w:rFonts w:ascii="Courier" w:hAnsi="Courier"/>
          <w:sz w:val="20"/>
          <w:szCs w:val="20"/>
        </w:rPr>
        <w:t>('plt_</w:t>
      </w:r>
      <w:proofErr w:type="spellStart"/>
      <w:r w:rsidRPr="001E2D7F">
        <w:rPr>
          <w:rFonts w:ascii="Courier" w:hAnsi="Courier"/>
          <w:sz w:val="20"/>
          <w:szCs w:val="20"/>
        </w:rPr>
        <w:t>pred</w:t>
      </w:r>
      <w:proofErr w:type="spellEnd"/>
      <w:r w:rsidRPr="001E2D7F">
        <w:rPr>
          <w:rFonts w:ascii="Courier" w:hAnsi="Courier"/>
          <w:sz w:val="20"/>
          <w:szCs w:val="20"/>
        </w:rPr>
        <w:t>_%s.</w:t>
      </w:r>
      <w:proofErr w:type="spellStart"/>
      <w:r w:rsidRPr="001E2D7F">
        <w:rPr>
          <w:rFonts w:ascii="Courier" w:hAnsi="Courier"/>
          <w:sz w:val="20"/>
          <w:szCs w:val="20"/>
        </w:rPr>
        <w:t>png</w:t>
      </w:r>
      <w:proofErr w:type="spellEnd"/>
      <w:r w:rsidRPr="001E2D7F">
        <w:rPr>
          <w:rFonts w:ascii="Courier" w:hAnsi="Courier"/>
          <w:sz w:val="20"/>
          <w:szCs w:val="20"/>
        </w:rPr>
        <w:t>'%ss)</w:t>
      </w:r>
    </w:p>
    <w:p w14:paraId="49BEB0E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plt.show</w:t>
      </w:r>
      <w:proofErr w:type="spellEnd"/>
      <w:proofErr w:type="gramEnd"/>
      <w:r w:rsidRPr="001E2D7F">
        <w:rPr>
          <w:rFonts w:ascii="Courier" w:hAnsi="Courier"/>
          <w:sz w:val="20"/>
          <w:szCs w:val="20"/>
        </w:rPr>
        <w:t>()</w:t>
      </w:r>
    </w:p>
    <w:p w14:paraId="3394F4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gramStart"/>
      <w:r w:rsidRPr="001E2D7F">
        <w:rPr>
          <w:rFonts w:ascii="Courier" w:hAnsi="Courier"/>
          <w:sz w:val="20"/>
          <w:szCs w:val="20"/>
        </w:rPr>
        <w:t>print(</w:t>
      </w:r>
      <w:proofErr w:type="gramEnd"/>
      <w:r w:rsidRPr="001E2D7F">
        <w:rPr>
          <w:rFonts w:ascii="Courier" w:hAnsi="Courier"/>
          <w:sz w:val="20"/>
          <w:szCs w:val="20"/>
        </w:rPr>
        <w:t xml:space="preserve">'Success </w:t>
      </w:r>
      <w:proofErr w:type="spellStart"/>
      <w:r w:rsidRPr="001E2D7F">
        <w:rPr>
          <w:rFonts w:ascii="Courier" w:hAnsi="Courier"/>
          <w:sz w:val="20"/>
          <w:szCs w:val="20"/>
        </w:rPr>
        <w:t>plt</w:t>
      </w:r>
      <w:proofErr w:type="spellEnd"/>
      <w:r w:rsidRPr="001E2D7F">
        <w:rPr>
          <w:rFonts w:ascii="Courier" w:hAnsi="Courier"/>
          <w:sz w:val="20"/>
          <w:szCs w:val="20"/>
        </w:rPr>
        <w:t xml:space="preserve"> %s' %ss)</w:t>
      </w:r>
    </w:p>
    <w:p w14:paraId="746CB67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99FD4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3AF09E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D1CA67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F2ABCC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multistep model </w:t>
      </w:r>
    </w:p>
    <w:p w14:paraId="35991C4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DDD83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multi_step_model</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tf.keras</w:t>
      </w:r>
      <w:proofErr w:type="gramEnd"/>
      <w:r w:rsidRPr="001E2D7F">
        <w:rPr>
          <w:rFonts w:ascii="Courier" w:hAnsi="Courier"/>
          <w:sz w:val="20"/>
          <w:szCs w:val="20"/>
        </w:rPr>
        <w:t>.models.Sequential</w:t>
      </w:r>
      <w:proofErr w:type="spellEnd"/>
      <w:r w:rsidRPr="001E2D7F">
        <w:rPr>
          <w:rFonts w:ascii="Courier" w:hAnsi="Courier"/>
          <w:sz w:val="20"/>
          <w:szCs w:val="20"/>
        </w:rPr>
        <w:t>()</w:t>
      </w:r>
    </w:p>
    <w:p w14:paraId="4611D8D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multi_step_model.add</w:t>
      </w:r>
      <w:proofErr w:type="spellEnd"/>
      <w:r w:rsidRPr="001E2D7F">
        <w:rPr>
          <w:rFonts w:ascii="Courier" w:hAnsi="Courier"/>
          <w:sz w:val="20"/>
          <w:szCs w:val="20"/>
        </w:rPr>
        <w:t>(</w:t>
      </w:r>
      <w:proofErr w:type="spellStart"/>
      <w:proofErr w:type="gramEnd"/>
      <w:r w:rsidRPr="001E2D7F">
        <w:rPr>
          <w:rFonts w:ascii="Courier" w:hAnsi="Courier"/>
          <w:sz w:val="20"/>
          <w:szCs w:val="20"/>
        </w:rPr>
        <w:t>tf.keras.layers.LSTM</w:t>
      </w:r>
      <w:proofErr w:type="spellEnd"/>
      <w:r w:rsidRPr="001E2D7F">
        <w:rPr>
          <w:rFonts w:ascii="Courier" w:hAnsi="Courier"/>
          <w:sz w:val="20"/>
          <w:szCs w:val="20"/>
        </w:rPr>
        <w:t>(16,</w:t>
      </w:r>
    </w:p>
    <w:p w14:paraId="35B9A60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return_sequences</w:t>
      </w:r>
      <w:proofErr w:type="spellEnd"/>
      <w:r w:rsidRPr="001E2D7F">
        <w:rPr>
          <w:rFonts w:ascii="Courier" w:hAnsi="Courier"/>
          <w:sz w:val="20"/>
          <w:szCs w:val="20"/>
        </w:rPr>
        <w:t>=True,</w:t>
      </w:r>
    </w:p>
    <w:p w14:paraId="2E22105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input_shape</w:t>
      </w:r>
      <w:proofErr w:type="spellEnd"/>
      <w:r w:rsidRPr="001E2D7F">
        <w:rPr>
          <w:rFonts w:ascii="Courier" w:hAnsi="Courier"/>
          <w:sz w:val="20"/>
          <w:szCs w:val="20"/>
        </w:rPr>
        <w:t>=</w:t>
      </w:r>
      <w:proofErr w:type="spellStart"/>
      <w:r w:rsidRPr="001E2D7F">
        <w:rPr>
          <w:rFonts w:ascii="Courier" w:hAnsi="Courier"/>
          <w:sz w:val="20"/>
          <w:szCs w:val="20"/>
        </w:rPr>
        <w:t>x_train_</w:t>
      </w:r>
      <w:proofErr w:type="gramStart"/>
      <w:r w:rsidRPr="001E2D7F">
        <w:rPr>
          <w:rFonts w:ascii="Courier" w:hAnsi="Courier"/>
          <w:sz w:val="20"/>
          <w:szCs w:val="20"/>
        </w:rPr>
        <w:t>multi.shape</w:t>
      </w:r>
      <w:proofErr w:type="spellEnd"/>
      <w:proofErr w:type="gramEnd"/>
      <w:r w:rsidRPr="001E2D7F">
        <w:rPr>
          <w:rFonts w:ascii="Courier" w:hAnsi="Courier"/>
          <w:sz w:val="20"/>
          <w:szCs w:val="20"/>
        </w:rPr>
        <w:t>[-2:]))</w:t>
      </w:r>
    </w:p>
    <w:p w14:paraId="6BD89D6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multi_step_model.add</w:t>
      </w:r>
      <w:proofErr w:type="spellEnd"/>
      <w:r w:rsidRPr="001E2D7F">
        <w:rPr>
          <w:rFonts w:ascii="Courier" w:hAnsi="Courier"/>
          <w:sz w:val="20"/>
          <w:szCs w:val="20"/>
        </w:rPr>
        <w:t>(</w:t>
      </w:r>
      <w:proofErr w:type="spellStart"/>
      <w:proofErr w:type="gramEnd"/>
      <w:r w:rsidRPr="001E2D7F">
        <w:rPr>
          <w:rFonts w:ascii="Courier" w:hAnsi="Courier"/>
          <w:sz w:val="20"/>
          <w:szCs w:val="20"/>
        </w:rPr>
        <w:t>tf.keras.layers.LSTM</w:t>
      </w:r>
      <w:proofErr w:type="spellEnd"/>
      <w:r w:rsidRPr="001E2D7F">
        <w:rPr>
          <w:rFonts w:ascii="Courier" w:hAnsi="Courier"/>
          <w:sz w:val="20"/>
          <w:szCs w:val="20"/>
        </w:rPr>
        <w:t>(16,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701AAE0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multi_step_model.add</w:t>
      </w:r>
      <w:proofErr w:type="spellEnd"/>
      <w:r w:rsidRPr="001E2D7F">
        <w:rPr>
          <w:rFonts w:ascii="Courier" w:hAnsi="Courier"/>
          <w:sz w:val="20"/>
          <w:szCs w:val="20"/>
        </w:rPr>
        <w:t>(</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.layers.Dense</w:t>
      </w:r>
      <w:proofErr w:type="spellEnd"/>
      <w:r w:rsidRPr="001E2D7F">
        <w:rPr>
          <w:rFonts w:ascii="Courier" w:hAnsi="Courier"/>
          <w:sz w:val="20"/>
          <w:szCs w:val="20"/>
        </w:rPr>
        <w:t>(7))</w:t>
      </w:r>
    </w:p>
    <w:p w14:paraId="4A929B3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5590C4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multi_step_</w:t>
      </w:r>
      <w:proofErr w:type="gramStart"/>
      <w:r w:rsidRPr="001E2D7F">
        <w:rPr>
          <w:rFonts w:ascii="Courier" w:hAnsi="Courier"/>
          <w:sz w:val="20"/>
          <w:szCs w:val="20"/>
        </w:rPr>
        <w:t>model.compile</w:t>
      </w:r>
      <w:proofErr w:type="gramEnd"/>
      <w:r w:rsidRPr="001E2D7F">
        <w:rPr>
          <w:rFonts w:ascii="Courier" w:hAnsi="Courier"/>
          <w:sz w:val="20"/>
          <w:szCs w:val="20"/>
        </w:rPr>
        <w:t>(optimizer=tf.keras.optimizers.RMSprop(clipvalue=1.0), loss='</w:t>
      </w:r>
      <w:proofErr w:type="spellStart"/>
      <w:r w:rsidRPr="001E2D7F">
        <w:rPr>
          <w:rFonts w:ascii="Courier" w:hAnsi="Courier"/>
          <w:sz w:val="20"/>
          <w:szCs w:val="20"/>
        </w:rPr>
        <w:t>mse</w:t>
      </w:r>
      <w:proofErr w:type="spellEnd"/>
      <w:r w:rsidRPr="001E2D7F">
        <w:rPr>
          <w:rFonts w:ascii="Courier" w:hAnsi="Courier"/>
          <w:sz w:val="20"/>
          <w:szCs w:val="20"/>
        </w:rPr>
        <w:t>')</w:t>
      </w:r>
    </w:p>
    <w:p w14:paraId="7439F42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EVALUATION_INTERVAL = 200</w:t>
      </w:r>
    </w:p>
    <w:p w14:paraId="6E59A5F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EPOCHS = 20</w:t>
      </w:r>
    </w:p>
    <w:p w14:paraId="0041989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multi_step_history</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multi_step_model.fit</w:t>
      </w:r>
      <w:proofErr w:type="spellEnd"/>
      <w:r w:rsidRPr="001E2D7F">
        <w:rPr>
          <w:rFonts w:ascii="Courier" w:hAnsi="Courier"/>
          <w:sz w:val="20"/>
          <w:szCs w:val="20"/>
        </w:rPr>
        <w:t>(</w:t>
      </w:r>
      <w:proofErr w:type="spellStart"/>
      <w:proofErr w:type="gramEnd"/>
      <w:r w:rsidRPr="001E2D7F">
        <w:rPr>
          <w:rFonts w:ascii="Courier" w:hAnsi="Courier"/>
          <w:sz w:val="20"/>
          <w:szCs w:val="20"/>
        </w:rPr>
        <w:t>train_data_multi</w:t>
      </w:r>
      <w:proofErr w:type="spellEnd"/>
      <w:r w:rsidRPr="001E2D7F">
        <w:rPr>
          <w:rFonts w:ascii="Courier" w:hAnsi="Courier"/>
          <w:sz w:val="20"/>
          <w:szCs w:val="20"/>
        </w:rPr>
        <w:t>, epochs=EPOCHS,</w:t>
      </w:r>
    </w:p>
    <w:p w14:paraId="6F872C1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steps_per_epoch</w:t>
      </w:r>
      <w:proofErr w:type="spellEnd"/>
      <w:r w:rsidRPr="001E2D7F">
        <w:rPr>
          <w:rFonts w:ascii="Courier" w:hAnsi="Courier"/>
          <w:sz w:val="20"/>
          <w:szCs w:val="20"/>
        </w:rPr>
        <w:t>=EVALUATION_INTERVAL,</w:t>
      </w:r>
    </w:p>
    <w:p w14:paraId="2FB4909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validation_data</w:t>
      </w:r>
      <w:proofErr w:type="spellEnd"/>
      <w:r w:rsidRPr="001E2D7F">
        <w:rPr>
          <w:rFonts w:ascii="Courier" w:hAnsi="Courier"/>
          <w:sz w:val="20"/>
          <w:szCs w:val="20"/>
        </w:rPr>
        <w:t>=</w:t>
      </w:r>
      <w:proofErr w:type="spellStart"/>
      <w:r w:rsidRPr="001E2D7F">
        <w:rPr>
          <w:rFonts w:ascii="Courier" w:hAnsi="Courier"/>
          <w:sz w:val="20"/>
          <w:szCs w:val="20"/>
        </w:rPr>
        <w:t>val_data_multi</w:t>
      </w:r>
      <w:proofErr w:type="spellEnd"/>
      <w:r w:rsidRPr="001E2D7F">
        <w:rPr>
          <w:rFonts w:ascii="Courier" w:hAnsi="Courier"/>
          <w:sz w:val="20"/>
          <w:szCs w:val="20"/>
        </w:rPr>
        <w:t>,</w:t>
      </w:r>
    </w:p>
    <w:p w14:paraId="3D1C6F6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validation_steps</w:t>
      </w:r>
      <w:proofErr w:type="spellEnd"/>
      <w:r w:rsidRPr="001E2D7F">
        <w:rPr>
          <w:rFonts w:ascii="Courier" w:hAnsi="Courier"/>
          <w:sz w:val="20"/>
          <w:szCs w:val="20"/>
        </w:rPr>
        <w:t>=</w:t>
      </w:r>
      <w:proofErr w:type="gramStart"/>
      <w:r w:rsidRPr="001E2D7F">
        <w:rPr>
          <w:rFonts w:ascii="Courier" w:hAnsi="Courier"/>
          <w:sz w:val="20"/>
          <w:szCs w:val="20"/>
        </w:rPr>
        <w:t>50,verbose</w:t>
      </w:r>
      <w:proofErr w:type="gramEnd"/>
      <w:r w:rsidRPr="001E2D7F">
        <w:rPr>
          <w:rFonts w:ascii="Courier" w:hAnsi="Courier"/>
          <w:sz w:val="20"/>
          <w:szCs w:val="20"/>
        </w:rPr>
        <w:t>=1)</w:t>
      </w:r>
    </w:p>
    <w:p w14:paraId="06EA041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AAB484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w:t>
      </w:r>
      <w:proofErr w:type="spellStart"/>
      <w:r w:rsidRPr="001E2D7F">
        <w:rPr>
          <w:rFonts w:ascii="Courier" w:hAnsi="Courier"/>
          <w:sz w:val="20"/>
          <w:szCs w:val="20"/>
        </w:rPr>
        <w:t>plot_train_</w:t>
      </w:r>
      <w:proofErr w:type="gramStart"/>
      <w:r w:rsidRPr="001E2D7F">
        <w:rPr>
          <w:rFonts w:ascii="Courier" w:hAnsi="Courier"/>
          <w:sz w:val="20"/>
          <w:szCs w:val="20"/>
        </w:rPr>
        <w:t>history</w:t>
      </w:r>
      <w:proofErr w:type="spellEnd"/>
      <w:r w:rsidRPr="001E2D7F">
        <w:rPr>
          <w:rFonts w:ascii="Courier" w:hAnsi="Courier"/>
          <w:sz w:val="20"/>
          <w:szCs w:val="20"/>
        </w:rPr>
        <w:t>(</w:t>
      </w:r>
      <w:proofErr w:type="gramEnd"/>
      <w:r w:rsidRPr="001E2D7F">
        <w:rPr>
          <w:rFonts w:ascii="Courier" w:hAnsi="Courier"/>
          <w:sz w:val="20"/>
          <w:szCs w:val="20"/>
        </w:rPr>
        <w:t xml:space="preserve">history, </w:t>
      </w:r>
      <w:proofErr w:type="spellStart"/>
      <w:r w:rsidRPr="001E2D7F">
        <w:rPr>
          <w:rFonts w:ascii="Courier" w:hAnsi="Courier"/>
          <w:sz w:val="20"/>
          <w:szCs w:val="20"/>
        </w:rPr>
        <w:t>title,ss</w:t>
      </w:r>
      <w:proofErr w:type="spellEnd"/>
      <w:r w:rsidRPr="001E2D7F">
        <w:rPr>
          <w:rFonts w:ascii="Courier" w:hAnsi="Courier"/>
          <w:sz w:val="20"/>
          <w:szCs w:val="20"/>
        </w:rPr>
        <w:t>):</w:t>
      </w:r>
    </w:p>
    <w:p w14:paraId="7801DEC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loss = </w:t>
      </w:r>
      <w:proofErr w:type="spellStart"/>
      <w:proofErr w:type="gramStart"/>
      <w:r w:rsidRPr="001E2D7F">
        <w:rPr>
          <w:rFonts w:ascii="Courier" w:hAnsi="Courier"/>
          <w:sz w:val="20"/>
          <w:szCs w:val="20"/>
        </w:rPr>
        <w:t>history.history</w:t>
      </w:r>
      <w:proofErr w:type="spellEnd"/>
      <w:proofErr w:type="gramEnd"/>
      <w:r w:rsidRPr="001E2D7F">
        <w:rPr>
          <w:rFonts w:ascii="Courier" w:hAnsi="Courier"/>
          <w:sz w:val="20"/>
          <w:szCs w:val="20"/>
        </w:rPr>
        <w:t>['loss']</w:t>
      </w:r>
    </w:p>
    <w:p w14:paraId="7ACB8D1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val_loss</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history.history</w:t>
      </w:r>
      <w:proofErr w:type="spellEnd"/>
      <w:proofErr w:type="gramEnd"/>
      <w:r w:rsidRPr="001E2D7F">
        <w:rPr>
          <w:rFonts w:ascii="Courier" w:hAnsi="Courier"/>
          <w:sz w:val="20"/>
          <w:szCs w:val="20"/>
        </w:rPr>
        <w:t>['</w:t>
      </w:r>
      <w:proofErr w:type="spellStart"/>
      <w:r w:rsidRPr="001E2D7F">
        <w:rPr>
          <w:rFonts w:ascii="Courier" w:hAnsi="Courier"/>
          <w:sz w:val="20"/>
          <w:szCs w:val="20"/>
        </w:rPr>
        <w:t>val_loss</w:t>
      </w:r>
      <w:proofErr w:type="spellEnd"/>
      <w:r w:rsidRPr="001E2D7F">
        <w:rPr>
          <w:rFonts w:ascii="Courier" w:hAnsi="Courier"/>
          <w:sz w:val="20"/>
          <w:szCs w:val="20"/>
        </w:rPr>
        <w:t>']</w:t>
      </w:r>
    </w:p>
    <w:p w14:paraId="6DEFC8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2E1271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epochs = range(</w:t>
      </w:r>
      <w:proofErr w:type="spellStart"/>
      <w:r w:rsidRPr="001E2D7F">
        <w:rPr>
          <w:rFonts w:ascii="Courier" w:hAnsi="Courier"/>
          <w:sz w:val="20"/>
          <w:szCs w:val="20"/>
        </w:rPr>
        <w:t>len</w:t>
      </w:r>
      <w:proofErr w:type="spellEnd"/>
      <w:r w:rsidRPr="001E2D7F">
        <w:rPr>
          <w:rFonts w:ascii="Courier" w:hAnsi="Courier"/>
          <w:sz w:val="20"/>
          <w:szCs w:val="20"/>
        </w:rPr>
        <w:t>(loss))</w:t>
      </w:r>
    </w:p>
    <w:p w14:paraId="32A4BAD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4A00FF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
    <w:p w14:paraId="3B912C0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B5201E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(epochs, loss, 'b', label='Training loss')</w:t>
      </w:r>
    </w:p>
    <w:p w14:paraId="241F9EB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 xml:space="preserve">(epochs, </w:t>
      </w:r>
      <w:proofErr w:type="spellStart"/>
      <w:r w:rsidRPr="001E2D7F">
        <w:rPr>
          <w:rFonts w:ascii="Courier" w:hAnsi="Courier"/>
          <w:sz w:val="20"/>
          <w:szCs w:val="20"/>
        </w:rPr>
        <w:t>val_loss</w:t>
      </w:r>
      <w:proofErr w:type="spellEnd"/>
      <w:r w:rsidRPr="001E2D7F">
        <w:rPr>
          <w:rFonts w:ascii="Courier" w:hAnsi="Courier"/>
          <w:sz w:val="20"/>
          <w:szCs w:val="20"/>
        </w:rPr>
        <w:t>, 'r', label='Validation loss')</w:t>
      </w:r>
    </w:p>
    <w:p w14:paraId="6C19656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plt.title</w:t>
      </w:r>
      <w:proofErr w:type="spellEnd"/>
      <w:proofErr w:type="gramEnd"/>
      <w:r w:rsidRPr="001E2D7F">
        <w:rPr>
          <w:rFonts w:ascii="Courier" w:hAnsi="Courier"/>
          <w:sz w:val="20"/>
          <w:szCs w:val="20"/>
        </w:rPr>
        <w:t>(title)</w:t>
      </w:r>
    </w:p>
    <w:p w14:paraId="2553980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plt.ylim</w:t>
      </w:r>
      <w:proofErr w:type="spellEnd"/>
      <w:proofErr w:type="gramEnd"/>
      <w:r w:rsidRPr="001E2D7F">
        <w:rPr>
          <w:rFonts w:ascii="Courier" w:hAnsi="Courier"/>
          <w:sz w:val="20"/>
          <w:szCs w:val="20"/>
        </w:rPr>
        <w:t>([0,5])</w:t>
      </w:r>
    </w:p>
    <w:p w14:paraId="12FC113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plt.legend</w:t>
      </w:r>
      <w:proofErr w:type="spellEnd"/>
      <w:proofErr w:type="gramEnd"/>
      <w:r w:rsidRPr="001E2D7F">
        <w:rPr>
          <w:rFonts w:ascii="Courier" w:hAnsi="Courier"/>
          <w:sz w:val="20"/>
          <w:szCs w:val="20"/>
        </w:rPr>
        <w:t>()</w:t>
      </w:r>
    </w:p>
    <w:p w14:paraId="6B2C7E0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plt.savefig</w:t>
      </w:r>
      <w:proofErr w:type="spellEnd"/>
      <w:proofErr w:type="gram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\\plt_pred7_hist_%s.png'%ss)</w:t>
      </w:r>
    </w:p>
    <w:p w14:paraId="24EBF51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plt.show</w:t>
      </w:r>
      <w:proofErr w:type="spellEnd"/>
      <w:proofErr w:type="gramEnd"/>
      <w:r w:rsidRPr="001E2D7F">
        <w:rPr>
          <w:rFonts w:ascii="Courier" w:hAnsi="Courier"/>
          <w:sz w:val="20"/>
          <w:szCs w:val="20"/>
        </w:rPr>
        <w:t>()</w:t>
      </w:r>
    </w:p>
    <w:p w14:paraId="0B253FE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F1159A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plot_train_</w:t>
      </w:r>
      <w:proofErr w:type="gramStart"/>
      <w:r w:rsidRPr="001E2D7F">
        <w:rPr>
          <w:rFonts w:ascii="Courier" w:hAnsi="Courier"/>
          <w:sz w:val="20"/>
          <w:szCs w:val="20"/>
        </w:rPr>
        <w:t>history</w:t>
      </w:r>
      <w:proofErr w:type="spellEnd"/>
      <w:r w:rsidRPr="001E2D7F">
        <w:rPr>
          <w:rFonts w:ascii="Courier" w:hAnsi="Courier"/>
          <w:sz w:val="20"/>
          <w:szCs w:val="20"/>
        </w:rPr>
        <w:t>(</w:t>
      </w:r>
      <w:proofErr w:type="spellStart"/>
      <w:proofErr w:type="gramEnd"/>
      <w:r w:rsidRPr="001E2D7F">
        <w:rPr>
          <w:rFonts w:ascii="Courier" w:hAnsi="Courier"/>
          <w:sz w:val="20"/>
          <w:szCs w:val="20"/>
        </w:rPr>
        <w:t>multi_step_history</w:t>
      </w:r>
      <w:proofErr w:type="spellEnd"/>
      <w:r w:rsidRPr="001E2D7F">
        <w:rPr>
          <w:rFonts w:ascii="Courier" w:hAnsi="Courier"/>
          <w:sz w:val="20"/>
          <w:szCs w:val="20"/>
        </w:rPr>
        <w:t>,</w:t>
      </w:r>
    </w:p>
    <w:p w14:paraId="47A8781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'Single Step Training and validation </w:t>
      </w:r>
      <w:proofErr w:type="spellStart"/>
      <w:r w:rsidRPr="001E2D7F">
        <w:rPr>
          <w:rFonts w:ascii="Courier" w:hAnsi="Courier"/>
          <w:sz w:val="20"/>
          <w:szCs w:val="20"/>
        </w:rPr>
        <w:t>loss</w:t>
      </w:r>
      <w:proofErr w:type="gramStart"/>
      <w:r w:rsidRPr="001E2D7F">
        <w:rPr>
          <w:rFonts w:ascii="Courier" w:hAnsi="Courier"/>
          <w:sz w:val="20"/>
          <w:szCs w:val="20"/>
        </w:rPr>
        <w:t>',ss</w:t>
      </w:r>
      <w:proofErr w:type="spellEnd"/>
      <w:proofErr w:type="gramEnd"/>
      <w:r w:rsidRPr="001E2D7F">
        <w:rPr>
          <w:rFonts w:ascii="Courier" w:hAnsi="Courier"/>
          <w:sz w:val="20"/>
          <w:szCs w:val="20"/>
        </w:rPr>
        <w:t>)</w:t>
      </w:r>
    </w:p>
    <w:p w14:paraId="2513D4D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4D8DE5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x, y in </w:t>
      </w:r>
      <w:proofErr w:type="spellStart"/>
      <w:r w:rsidRPr="001E2D7F">
        <w:rPr>
          <w:rFonts w:ascii="Courier" w:hAnsi="Courier"/>
          <w:sz w:val="20"/>
          <w:szCs w:val="20"/>
        </w:rPr>
        <w:t>val_data_</w:t>
      </w:r>
      <w:proofErr w:type="gramStart"/>
      <w:r w:rsidRPr="001E2D7F">
        <w:rPr>
          <w:rFonts w:ascii="Courier" w:hAnsi="Courier"/>
          <w:sz w:val="20"/>
          <w:szCs w:val="20"/>
        </w:rPr>
        <w:t>multi.take</w:t>
      </w:r>
      <w:proofErr w:type="spellEnd"/>
      <w:proofErr w:type="gramEnd"/>
      <w:r w:rsidRPr="001E2D7F">
        <w:rPr>
          <w:rFonts w:ascii="Courier" w:hAnsi="Courier"/>
          <w:sz w:val="20"/>
          <w:szCs w:val="20"/>
        </w:rPr>
        <w:t>(1):</w:t>
      </w:r>
    </w:p>
    <w:p w14:paraId="0ED6D68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multi_step_plot</w:t>
      </w:r>
      <w:proofErr w:type="spellEnd"/>
      <w:r w:rsidRPr="001E2D7F">
        <w:rPr>
          <w:rFonts w:ascii="Courier" w:hAnsi="Courier"/>
          <w:sz w:val="20"/>
          <w:szCs w:val="20"/>
        </w:rPr>
        <w:t>(</w:t>
      </w:r>
      <w:proofErr w:type="gramStart"/>
      <w:r w:rsidRPr="001E2D7F">
        <w:rPr>
          <w:rFonts w:ascii="Courier" w:hAnsi="Courier"/>
          <w:sz w:val="20"/>
          <w:szCs w:val="20"/>
        </w:rPr>
        <w:t>x[</w:t>
      </w:r>
      <w:proofErr w:type="gramEnd"/>
      <w:r w:rsidRPr="001E2D7F">
        <w:rPr>
          <w:rFonts w:ascii="Courier" w:hAnsi="Courier"/>
          <w:sz w:val="20"/>
          <w:szCs w:val="20"/>
        </w:rPr>
        <w:t xml:space="preserve">0], y[0], </w:t>
      </w:r>
      <w:proofErr w:type="spellStart"/>
      <w:r w:rsidRPr="001E2D7F">
        <w:rPr>
          <w:rFonts w:ascii="Courier" w:hAnsi="Courier"/>
          <w:sz w:val="20"/>
          <w:szCs w:val="20"/>
        </w:rPr>
        <w:t>multi_step_model.predict</w:t>
      </w:r>
      <w:proofErr w:type="spellEnd"/>
      <w:r w:rsidRPr="001E2D7F">
        <w:rPr>
          <w:rFonts w:ascii="Courier" w:hAnsi="Courier"/>
          <w:sz w:val="20"/>
          <w:szCs w:val="20"/>
        </w:rPr>
        <w:t>(x)[0],ss)</w:t>
      </w:r>
    </w:p>
    <w:p w14:paraId="62F1870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6D542DF" w14:textId="77777777" w:rsidR="001E2D7F" w:rsidRPr="001E2D7F" w:rsidRDefault="001E2D7F" w:rsidP="001E2D7F">
      <w:pPr>
        <w:autoSpaceDE w:val="0"/>
        <w:autoSpaceDN w:val="0"/>
        <w:adjustRightInd w:val="0"/>
        <w:rPr>
          <w:rFonts w:ascii="Courier" w:hAnsi="Courier"/>
          <w:sz w:val="20"/>
          <w:szCs w:val="20"/>
        </w:rPr>
      </w:pPr>
    </w:p>
    <w:p w14:paraId="1E735B7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4A891177" w14:textId="77777777" w:rsidR="001E2D7F" w:rsidRPr="001E2D7F" w:rsidRDefault="001E2D7F" w:rsidP="001E2D7F">
      <w:pPr>
        <w:autoSpaceDE w:val="0"/>
        <w:autoSpaceDN w:val="0"/>
        <w:adjustRightInd w:val="0"/>
        <w:rPr>
          <w:rFonts w:ascii="Courier" w:hAnsi="Courier"/>
          <w:sz w:val="20"/>
          <w:szCs w:val="20"/>
        </w:rPr>
      </w:pPr>
    </w:p>
    <w:p w14:paraId="076FDA4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w:t>
      </w:r>
    </w:p>
    <w:p w14:paraId="6915735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This is the section of main file execution</w:t>
      </w:r>
    </w:p>
    <w:p w14:paraId="76F5B3A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w:t>
      </w:r>
    </w:p>
    <w:p w14:paraId="4AF9131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global </w:t>
      </w:r>
      <w:proofErr w:type="spellStart"/>
      <w:r w:rsidRPr="001E2D7F">
        <w:rPr>
          <w:rFonts w:ascii="Courier" w:hAnsi="Courier"/>
          <w:sz w:val="20"/>
          <w:szCs w:val="20"/>
        </w:rPr>
        <w:t>col_to_read</w:t>
      </w:r>
      <w:proofErr w:type="spellEnd"/>
    </w:p>
    <w:p w14:paraId="505E0689"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col_to_read</w:t>
      </w:r>
      <w:proofErr w:type="spellEnd"/>
      <w:r w:rsidRPr="001E2D7F">
        <w:rPr>
          <w:rFonts w:ascii="Courier" w:hAnsi="Courier"/>
          <w:sz w:val="20"/>
          <w:szCs w:val="20"/>
        </w:rPr>
        <w:t xml:space="preserve"> = ['</w:t>
      </w:r>
      <w:proofErr w:type="spellStart"/>
      <w:r w:rsidRPr="001E2D7F">
        <w:rPr>
          <w:rFonts w:ascii="Courier" w:hAnsi="Courier"/>
          <w:sz w:val="20"/>
          <w:szCs w:val="20"/>
        </w:rPr>
        <w:t>openPrice</w:t>
      </w:r>
      <w:proofErr w:type="spellEnd"/>
      <w:r w:rsidRPr="001E2D7F">
        <w:rPr>
          <w:rFonts w:ascii="Courier" w:hAnsi="Courier"/>
          <w:sz w:val="20"/>
          <w:szCs w:val="20"/>
        </w:rPr>
        <w:t>','</w:t>
      </w:r>
      <w:proofErr w:type="spellStart"/>
      <w:r w:rsidRPr="001E2D7F">
        <w:rPr>
          <w:rFonts w:ascii="Courier" w:hAnsi="Courier"/>
          <w:sz w:val="20"/>
          <w:szCs w:val="20"/>
        </w:rPr>
        <w:t>turnoverVol</w:t>
      </w:r>
      <w:proofErr w:type="spellEnd"/>
      <w:r w:rsidRPr="001E2D7F">
        <w:rPr>
          <w:rFonts w:ascii="Courier" w:hAnsi="Courier"/>
          <w:sz w:val="20"/>
          <w:szCs w:val="20"/>
        </w:rPr>
        <w:t>']</w:t>
      </w:r>
    </w:p>
    <w:p w14:paraId="422DA3EA" w14:textId="77777777" w:rsidR="001E2D7F" w:rsidRPr="001E2D7F" w:rsidRDefault="001E2D7F" w:rsidP="001E2D7F">
      <w:pPr>
        <w:autoSpaceDE w:val="0"/>
        <w:autoSpaceDN w:val="0"/>
        <w:adjustRightInd w:val="0"/>
        <w:rPr>
          <w:rFonts w:ascii="Courier" w:hAnsi="Courier"/>
          <w:sz w:val="20"/>
          <w:szCs w:val="20"/>
        </w:rPr>
      </w:pPr>
    </w:p>
    <w:p w14:paraId="6BF622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files = </w:t>
      </w:r>
      <w:proofErr w:type="spellStart"/>
      <w:r w:rsidRPr="001E2D7F">
        <w:rPr>
          <w:rFonts w:ascii="Courier" w:hAnsi="Courier"/>
          <w:sz w:val="20"/>
          <w:szCs w:val="20"/>
        </w:rPr>
        <w:t>listfiles</w:t>
      </w:r>
      <w:proofErr w:type="spellEnd"/>
      <w:r w:rsidRPr="001E2D7F">
        <w:rPr>
          <w:rFonts w:ascii="Courier" w:hAnsi="Courier"/>
          <w:sz w:val="20"/>
          <w:szCs w:val="20"/>
        </w:rPr>
        <w:t>('D:\\gits\\stock\\code\\data')</w:t>
      </w:r>
    </w:p>
    <w:p w14:paraId="5C8E92B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file = </w:t>
      </w:r>
      <w:proofErr w:type="gramStart"/>
      <w:r w:rsidRPr="001E2D7F">
        <w:rPr>
          <w:rFonts w:ascii="Courier" w:hAnsi="Courier"/>
          <w:sz w:val="20"/>
          <w:szCs w:val="20"/>
        </w:rPr>
        <w:t>files[</w:t>
      </w:r>
      <w:proofErr w:type="gramEnd"/>
      <w:r w:rsidRPr="001E2D7F">
        <w:rPr>
          <w:rFonts w:ascii="Courier" w:hAnsi="Courier"/>
          <w:sz w:val="20"/>
          <w:szCs w:val="20"/>
        </w:rPr>
        <w:t>-1]</w:t>
      </w:r>
    </w:p>
    <w:p w14:paraId="649FD098" w14:textId="77777777" w:rsidR="001E2D7F" w:rsidRPr="001E2D7F" w:rsidRDefault="001E2D7F" w:rsidP="001E2D7F">
      <w:pPr>
        <w:autoSpaceDE w:val="0"/>
        <w:autoSpaceDN w:val="0"/>
        <w:adjustRightInd w:val="0"/>
        <w:rPr>
          <w:rFonts w:ascii="Courier" w:hAnsi="Courier"/>
          <w:sz w:val="20"/>
          <w:szCs w:val="20"/>
        </w:rPr>
      </w:pPr>
    </w:p>
    <w:p w14:paraId="62124E0E"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window_size</w:t>
      </w:r>
      <w:proofErr w:type="spellEnd"/>
      <w:r w:rsidRPr="001E2D7F">
        <w:rPr>
          <w:rFonts w:ascii="Courier" w:hAnsi="Courier"/>
          <w:sz w:val="20"/>
          <w:szCs w:val="20"/>
        </w:rPr>
        <w:t xml:space="preserve"> = 30</w:t>
      </w:r>
    </w:p>
    <w:p w14:paraId="73494C12"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batch_size</w:t>
      </w:r>
      <w:proofErr w:type="spellEnd"/>
      <w:r w:rsidRPr="001E2D7F">
        <w:rPr>
          <w:rFonts w:ascii="Courier" w:hAnsi="Courier"/>
          <w:sz w:val="20"/>
          <w:szCs w:val="20"/>
        </w:rPr>
        <w:t xml:space="preserve"> = 32</w:t>
      </w:r>
    </w:p>
    <w:p w14:paraId="5DF83856"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shuffle_buffer_size</w:t>
      </w:r>
      <w:proofErr w:type="spellEnd"/>
      <w:r w:rsidRPr="001E2D7F">
        <w:rPr>
          <w:rFonts w:ascii="Courier" w:hAnsi="Courier"/>
          <w:sz w:val="20"/>
          <w:szCs w:val="20"/>
        </w:rPr>
        <w:t xml:space="preserve"> = 1000</w:t>
      </w:r>
    </w:p>
    <w:p w14:paraId="1696275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BATCH_SIZE = 32</w:t>
      </w:r>
    </w:p>
    <w:p w14:paraId="1970F8B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BUFFER_SIZE = 10000</w:t>
      </w:r>
    </w:p>
    <w:p w14:paraId="1E0388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for file in </w:t>
      </w:r>
      <w:proofErr w:type="gramStart"/>
      <w:r w:rsidRPr="001E2D7F">
        <w:rPr>
          <w:rFonts w:ascii="Courier" w:hAnsi="Courier"/>
          <w:sz w:val="20"/>
          <w:szCs w:val="20"/>
        </w:rPr>
        <w:t>files[</w:t>
      </w:r>
      <w:proofErr w:type="gramEnd"/>
      <w:r w:rsidRPr="001E2D7F">
        <w:rPr>
          <w:rFonts w:ascii="Courier" w:hAnsi="Courier"/>
          <w:sz w:val="20"/>
          <w:szCs w:val="20"/>
        </w:rPr>
        <w:t>5:]:</w:t>
      </w:r>
    </w:p>
    <w:p w14:paraId="089F7E7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gramStart"/>
      <w:r w:rsidRPr="001E2D7F">
        <w:rPr>
          <w:rFonts w:ascii="Courier" w:hAnsi="Courier"/>
          <w:sz w:val="20"/>
          <w:szCs w:val="20"/>
        </w:rPr>
        <w:t>print(</w:t>
      </w:r>
      <w:proofErr w:type="gramEnd"/>
      <w:r w:rsidRPr="001E2D7F">
        <w:rPr>
          <w:rFonts w:ascii="Courier" w:hAnsi="Courier"/>
          <w:sz w:val="20"/>
          <w:szCs w:val="20"/>
        </w:rPr>
        <w:t>'run %s file' %file)</w:t>
      </w:r>
    </w:p>
    <w:p w14:paraId="69C43DE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w:t>
      </w:r>
      <w:proofErr w:type="spellStart"/>
      <w:r w:rsidRPr="001E2D7F">
        <w:rPr>
          <w:rFonts w:ascii="Courier" w:hAnsi="Courier"/>
          <w:sz w:val="20"/>
          <w:szCs w:val="20"/>
        </w:rPr>
        <w:t>run_md</w:t>
      </w:r>
      <w:proofErr w:type="spellEnd"/>
      <w:r w:rsidRPr="001E2D7F">
        <w:rPr>
          <w:rFonts w:ascii="Courier" w:hAnsi="Courier"/>
          <w:sz w:val="20"/>
          <w:szCs w:val="20"/>
        </w:rPr>
        <w:t>(file)</w:t>
      </w:r>
    </w:p>
    <w:p w14:paraId="0AA4024C" w14:textId="2886AA9F"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multi_md</w:t>
      </w:r>
      <w:proofErr w:type="spellEnd"/>
      <w:r w:rsidRPr="001E2D7F">
        <w:rPr>
          <w:rFonts w:ascii="Courier" w:hAnsi="Courier"/>
          <w:sz w:val="20"/>
          <w:szCs w:val="20"/>
        </w:rPr>
        <w:t>(file)</w:t>
      </w:r>
    </w:p>
    <w:sectPr w:rsidR="001E2D7F" w:rsidRPr="001E2D7F">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w:panose1 w:val="00000000000000000000"/>
    <w:charset w:val="00"/>
    <w:family w:val="auto"/>
    <w:pitch w:val="variable"/>
    <w:sig w:usb0="00000003" w:usb1="00000000" w:usb2="00000000" w:usb3="00000000" w:csb0="00000003" w:csb1="00000000"/>
  </w:font>
  <w:font w:name="微软雅黑">
    <w:altName w:val="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杨 文杰">
    <w15:presenceInfo w15:providerId="Windows Live" w15:userId="e33fdccbebcfd2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096F3C"/>
    <w:rsid w:val="00000DCF"/>
    <w:rsid w:val="0000353A"/>
    <w:rsid w:val="00004505"/>
    <w:rsid w:val="000056E1"/>
    <w:rsid w:val="00006526"/>
    <w:rsid w:val="000076EB"/>
    <w:rsid w:val="00010E5E"/>
    <w:rsid w:val="00015FB1"/>
    <w:rsid w:val="00023233"/>
    <w:rsid w:val="0002370C"/>
    <w:rsid w:val="000243BC"/>
    <w:rsid w:val="00032FF4"/>
    <w:rsid w:val="000712B2"/>
    <w:rsid w:val="000830A8"/>
    <w:rsid w:val="00084166"/>
    <w:rsid w:val="000862F6"/>
    <w:rsid w:val="00090269"/>
    <w:rsid w:val="000902EA"/>
    <w:rsid w:val="000958A6"/>
    <w:rsid w:val="000A0EDB"/>
    <w:rsid w:val="000A5C7E"/>
    <w:rsid w:val="000B5616"/>
    <w:rsid w:val="000C2607"/>
    <w:rsid w:val="000D0C9C"/>
    <w:rsid w:val="000D2CBA"/>
    <w:rsid w:val="000D432E"/>
    <w:rsid w:val="000E299F"/>
    <w:rsid w:val="000F1CBC"/>
    <w:rsid w:val="000F6510"/>
    <w:rsid w:val="00103ECD"/>
    <w:rsid w:val="00105D0B"/>
    <w:rsid w:val="00106C48"/>
    <w:rsid w:val="00112AF7"/>
    <w:rsid w:val="00127028"/>
    <w:rsid w:val="00133D42"/>
    <w:rsid w:val="0014067A"/>
    <w:rsid w:val="001509AF"/>
    <w:rsid w:val="00157429"/>
    <w:rsid w:val="00162EAE"/>
    <w:rsid w:val="001644AC"/>
    <w:rsid w:val="001840DE"/>
    <w:rsid w:val="00197C49"/>
    <w:rsid w:val="001B1AD0"/>
    <w:rsid w:val="001B5E7F"/>
    <w:rsid w:val="001D20B7"/>
    <w:rsid w:val="001E0B26"/>
    <w:rsid w:val="001E2D7F"/>
    <w:rsid w:val="001E4145"/>
    <w:rsid w:val="001F16D7"/>
    <w:rsid w:val="00202729"/>
    <w:rsid w:val="00216121"/>
    <w:rsid w:val="00216DEB"/>
    <w:rsid w:val="002370E1"/>
    <w:rsid w:val="002463FF"/>
    <w:rsid w:val="002558A2"/>
    <w:rsid w:val="0025633C"/>
    <w:rsid w:val="00286673"/>
    <w:rsid w:val="0029762D"/>
    <w:rsid w:val="002A26D7"/>
    <w:rsid w:val="002B3E8B"/>
    <w:rsid w:val="002C5C5D"/>
    <w:rsid w:val="002F64EA"/>
    <w:rsid w:val="00307874"/>
    <w:rsid w:val="003104E5"/>
    <w:rsid w:val="00313EC1"/>
    <w:rsid w:val="00334D20"/>
    <w:rsid w:val="00342504"/>
    <w:rsid w:val="0034529D"/>
    <w:rsid w:val="0036013D"/>
    <w:rsid w:val="0036197B"/>
    <w:rsid w:val="00370045"/>
    <w:rsid w:val="003A344F"/>
    <w:rsid w:val="003B6FC0"/>
    <w:rsid w:val="003B72EE"/>
    <w:rsid w:val="003C6DC4"/>
    <w:rsid w:val="003D0A1C"/>
    <w:rsid w:val="003F341B"/>
    <w:rsid w:val="004071B1"/>
    <w:rsid w:val="00413461"/>
    <w:rsid w:val="00445A44"/>
    <w:rsid w:val="00451AB9"/>
    <w:rsid w:val="00460896"/>
    <w:rsid w:val="004668D9"/>
    <w:rsid w:val="00477138"/>
    <w:rsid w:val="00487546"/>
    <w:rsid w:val="00493F13"/>
    <w:rsid w:val="00494581"/>
    <w:rsid w:val="004A1F41"/>
    <w:rsid w:val="004A2658"/>
    <w:rsid w:val="004A2E15"/>
    <w:rsid w:val="004A5818"/>
    <w:rsid w:val="004B29E3"/>
    <w:rsid w:val="004B40A4"/>
    <w:rsid w:val="004B49FE"/>
    <w:rsid w:val="004C11C9"/>
    <w:rsid w:val="004C248D"/>
    <w:rsid w:val="004E787A"/>
    <w:rsid w:val="00517F0B"/>
    <w:rsid w:val="00521886"/>
    <w:rsid w:val="00532F03"/>
    <w:rsid w:val="00534EA3"/>
    <w:rsid w:val="00546799"/>
    <w:rsid w:val="005472B0"/>
    <w:rsid w:val="00553C20"/>
    <w:rsid w:val="00556242"/>
    <w:rsid w:val="00562FE0"/>
    <w:rsid w:val="0056440C"/>
    <w:rsid w:val="005644BC"/>
    <w:rsid w:val="00565DE6"/>
    <w:rsid w:val="00572574"/>
    <w:rsid w:val="005801FB"/>
    <w:rsid w:val="005810C3"/>
    <w:rsid w:val="00593B29"/>
    <w:rsid w:val="005940F4"/>
    <w:rsid w:val="005B1FDE"/>
    <w:rsid w:val="005F6D22"/>
    <w:rsid w:val="00601772"/>
    <w:rsid w:val="0061045D"/>
    <w:rsid w:val="00612AD4"/>
    <w:rsid w:val="00617578"/>
    <w:rsid w:val="00632B0F"/>
    <w:rsid w:val="00635DD6"/>
    <w:rsid w:val="00643AB3"/>
    <w:rsid w:val="00672A37"/>
    <w:rsid w:val="006826D8"/>
    <w:rsid w:val="0068488C"/>
    <w:rsid w:val="0069086E"/>
    <w:rsid w:val="006A0780"/>
    <w:rsid w:val="006B29AF"/>
    <w:rsid w:val="006B738B"/>
    <w:rsid w:val="006C1205"/>
    <w:rsid w:val="006C549E"/>
    <w:rsid w:val="006C5A18"/>
    <w:rsid w:val="006E692F"/>
    <w:rsid w:val="006E7F6E"/>
    <w:rsid w:val="006F3042"/>
    <w:rsid w:val="00702332"/>
    <w:rsid w:val="00752BDB"/>
    <w:rsid w:val="007641E3"/>
    <w:rsid w:val="00767E95"/>
    <w:rsid w:val="00782BB4"/>
    <w:rsid w:val="007A7533"/>
    <w:rsid w:val="007D1DE0"/>
    <w:rsid w:val="007D4215"/>
    <w:rsid w:val="007D63D1"/>
    <w:rsid w:val="007E3CEE"/>
    <w:rsid w:val="007F2449"/>
    <w:rsid w:val="007F4C15"/>
    <w:rsid w:val="007F7EB3"/>
    <w:rsid w:val="00833AEF"/>
    <w:rsid w:val="00863E40"/>
    <w:rsid w:val="00875D66"/>
    <w:rsid w:val="00876484"/>
    <w:rsid w:val="008868D0"/>
    <w:rsid w:val="008911F2"/>
    <w:rsid w:val="008960A3"/>
    <w:rsid w:val="008B74AC"/>
    <w:rsid w:val="008C6819"/>
    <w:rsid w:val="00907E68"/>
    <w:rsid w:val="00910688"/>
    <w:rsid w:val="00914B15"/>
    <w:rsid w:val="009402EF"/>
    <w:rsid w:val="00941C1D"/>
    <w:rsid w:val="00960C67"/>
    <w:rsid w:val="0096724E"/>
    <w:rsid w:val="009712D5"/>
    <w:rsid w:val="00982325"/>
    <w:rsid w:val="009A4314"/>
    <w:rsid w:val="009D21B8"/>
    <w:rsid w:val="009F20A2"/>
    <w:rsid w:val="00A02E70"/>
    <w:rsid w:val="00A311CD"/>
    <w:rsid w:val="00A44677"/>
    <w:rsid w:val="00A45468"/>
    <w:rsid w:val="00A53E78"/>
    <w:rsid w:val="00A56D78"/>
    <w:rsid w:val="00A6347A"/>
    <w:rsid w:val="00A71B87"/>
    <w:rsid w:val="00A732B9"/>
    <w:rsid w:val="00A95C86"/>
    <w:rsid w:val="00AA1832"/>
    <w:rsid w:val="00AB6659"/>
    <w:rsid w:val="00AE3B21"/>
    <w:rsid w:val="00AF4234"/>
    <w:rsid w:val="00B07BA0"/>
    <w:rsid w:val="00B158BF"/>
    <w:rsid w:val="00B17FED"/>
    <w:rsid w:val="00B27E9B"/>
    <w:rsid w:val="00B4308C"/>
    <w:rsid w:val="00B679A9"/>
    <w:rsid w:val="00B7202C"/>
    <w:rsid w:val="00B80C4E"/>
    <w:rsid w:val="00B82AD7"/>
    <w:rsid w:val="00B8761D"/>
    <w:rsid w:val="00B966A9"/>
    <w:rsid w:val="00B967F7"/>
    <w:rsid w:val="00BA3523"/>
    <w:rsid w:val="00BB2CE7"/>
    <w:rsid w:val="00BB67FB"/>
    <w:rsid w:val="00BB6D23"/>
    <w:rsid w:val="00BF332A"/>
    <w:rsid w:val="00BF7821"/>
    <w:rsid w:val="00C22EE2"/>
    <w:rsid w:val="00C440D8"/>
    <w:rsid w:val="00C46B19"/>
    <w:rsid w:val="00C46C44"/>
    <w:rsid w:val="00C82B2A"/>
    <w:rsid w:val="00C83E0F"/>
    <w:rsid w:val="00C845DA"/>
    <w:rsid w:val="00CC0452"/>
    <w:rsid w:val="00CC3329"/>
    <w:rsid w:val="00CD076B"/>
    <w:rsid w:val="00CD20F1"/>
    <w:rsid w:val="00CD4C20"/>
    <w:rsid w:val="00CF25C9"/>
    <w:rsid w:val="00D048D7"/>
    <w:rsid w:val="00D133A2"/>
    <w:rsid w:val="00D250F6"/>
    <w:rsid w:val="00D35358"/>
    <w:rsid w:val="00D45B93"/>
    <w:rsid w:val="00D51B72"/>
    <w:rsid w:val="00D77191"/>
    <w:rsid w:val="00D941CE"/>
    <w:rsid w:val="00DC434B"/>
    <w:rsid w:val="00DC5806"/>
    <w:rsid w:val="00DD793F"/>
    <w:rsid w:val="00DE4718"/>
    <w:rsid w:val="00DF5878"/>
    <w:rsid w:val="00E040C0"/>
    <w:rsid w:val="00E25C98"/>
    <w:rsid w:val="00E26291"/>
    <w:rsid w:val="00E42AA3"/>
    <w:rsid w:val="00E44D80"/>
    <w:rsid w:val="00E477CC"/>
    <w:rsid w:val="00E5237D"/>
    <w:rsid w:val="00E67C29"/>
    <w:rsid w:val="00E71BB9"/>
    <w:rsid w:val="00E72528"/>
    <w:rsid w:val="00E75DD4"/>
    <w:rsid w:val="00E77962"/>
    <w:rsid w:val="00E83967"/>
    <w:rsid w:val="00E904D1"/>
    <w:rsid w:val="00E97C04"/>
    <w:rsid w:val="00EB75DD"/>
    <w:rsid w:val="00EE2116"/>
    <w:rsid w:val="00F056F6"/>
    <w:rsid w:val="00F11BDA"/>
    <w:rsid w:val="00F14540"/>
    <w:rsid w:val="00F21638"/>
    <w:rsid w:val="00F319ED"/>
    <w:rsid w:val="00F36D18"/>
    <w:rsid w:val="00F618EE"/>
    <w:rsid w:val="00F8027A"/>
    <w:rsid w:val="00F81F13"/>
    <w:rsid w:val="00FA1526"/>
    <w:rsid w:val="00FB40E9"/>
    <w:rsid w:val="00FB677B"/>
    <w:rsid w:val="00FB6C14"/>
    <w:rsid w:val="00FC37CA"/>
    <w:rsid w:val="00FD0390"/>
    <w:rsid w:val="00FF462A"/>
    <w:rsid w:val="139B8998"/>
    <w:rsid w:val="2A096F3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6F3C"/>
  <w15:chartTrackingRefBased/>
  <w15:docId w15:val="{C0BD914D-6B98-40BF-99C1-385207565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2FF4"/>
    <w:rPr>
      <w:rFonts w:ascii="Times New Roman" w:eastAsia="Times New Roman" w:hAnsi="Times New Roman" w:cs="Times New Roman"/>
      <w:kern w:val="0"/>
      <w:sz w:val="24"/>
      <w:szCs w:val="24"/>
      <w:lang w:bidi="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Hyperlink"/>
    <w:basedOn w:val="a0"/>
    <w:uiPriority w:val="99"/>
    <w:unhideWhenUsed/>
    <w:rPr>
      <w:color w:val="0563C1" w:themeColor="hyperlink"/>
      <w:u w:val="single"/>
    </w:rPr>
  </w:style>
  <w:style w:type="character" w:styleId="a5">
    <w:name w:val="Placeholder Text"/>
    <w:basedOn w:val="a0"/>
    <w:uiPriority w:val="99"/>
    <w:semiHidden/>
    <w:rsid w:val="00006526"/>
    <w:rPr>
      <w:color w:val="808080"/>
    </w:rPr>
  </w:style>
  <w:style w:type="paragraph" w:styleId="a6">
    <w:name w:val="caption"/>
    <w:basedOn w:val="a"/>
    <w:next w:val="a"/>
    <w:uiPriority w:val="35"/>
    <w:unhideWhenUsed/>
    <w:qFormat/>
    <w:rsid w:val="007D1DE0"/>
    <w:rPr>
      <w:rFonts w:asciiTheme="majorHAnsi" w:eastAsia="黑体" w:hAnsiTheme="majorHAnsi" w:cstheme="majorBidi"/>
      <w:sz w:val="20"/>
      <w:szCs w:val="20"/>
    </w:rPr>
  </w:style>
  <w:style w:type="character" w:styleId="a7">
    <w:name w:val="FollowedHyperlink"/>
    <w:basedOn w:val="a0"/>
    <w:uiPriority w:val="99"/>
    <w:semiHidden/>
    <w:unhideWhenUsed/>
    <w:rsid w:val="005810C3"/>
    <w:rPr>
      <w:color w:val="954F72" w:themeColor="followedHyperlink"/>
      <w:u w:val="single"/>
    </w:rPr>
  </w:style>
  <w:style w:type="paragraph" w:styleId="a8">
    <w:name w:val="Normal (Web)"/>
    <w:basedOn w:val="a"/>
    <w:uiPriority w:val="99"/>
    <w:semiHidden/>
    <w:unhideWhenUsed/>
    <w:rsid w:val="001D20B7"/>
    <w:pPr>
      <w:spacing w:before="100" w:beforeAutospacing="1" w:after="100" w:afterAutospacing="1"/>
    </w:pPr>
  </w:style>
  <w:style w:type="paragraph" w:styleId="a9">
    <w:name w:val="Balloon Text"/>
    <w:basedOn w:val="a"/>
    <w:link w:val="aa"/>
    <w:uiPriority w:val="99"/>
    <w:semiHidden/>
    <w:unhideWhenUsed/>
    <w:rsid w:val="00FA1526"/>
    <w:rPr>
      <w:rFonts w:ascii="宋体" w:eastAsia="宋体"/>
      <w:sz w:val="18"/>
      <w:szCs w:val="18"/>
    </w:rPr>
  </w:style>
  <w:style w:type="character" w:customStyle="1" w:styleId="aa">
    <w:name w:val="批注框文本 字符"/>
    <w:basedOn w:val="a0"/>
    <w:link w:val="a9"/>
    <w:uiPriority w:val="99"/>
    <w:semiHidden/>
    <w:rsid w:val="00FA1526"/>
    <w:rPr>
      <w:rFonts w:ascii="宋体" w:eastAsia="宋体" w:hAnsi="Times New Roman" w:cs="Times New Roman"/>
      <w:kern w:val="0"/>
      <w:sz w:val="18"/>
      <w:szCs w:val="1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2779">
      <w:bodyDiv w:val="1"/>
      <w:marLeft w:val="0"/>
      <w:marRight w:val="0"/>
      <w:marTop w:val="0"/>
      <w:marBottom w:val="0"/>
      <w:divBdr>
        <w:top w:val="none" w:sz="0" w:space="0" w:color="auto"/>
        <w:left w:val="none" w:sz="0" w:space="0" w:color="auto"/>
        <w:bottom w:val="none" w:sz="0" w:space="0" w:color="auto"/>
        <w:right w:val="none" w:sz="0" w:space="0" w:color="auto"/>
      </w:divBdr>
    </w:div>
    <w:div w:id="79840216">
      <w:bodyDiv w:val="1"/>
      <w:marLeft w:val="0"/>
      <w:marRight w:val="0"/>
      <w:marTop w:val="0"/>
      <w:marBottom w:val="0"/>
      <w:divBdr>
        <w:top w:val="none" w:sz="0" w:space="0" w:color="auto"/>
        <w:left w:val="none" w:sz="0" w:space="0" w:color="auto"/>
        <w:bottom w:val="none" w:sz="0" w:space="0" w:color="auto"/>
        <w:right w:val="none" w:sz="0" w:space="0" w:color="auto"/>
      </w:divBdr>
      <w:divsChild>
        <w:div w:id="1077677744">
          <w:marLeft w:val="-180"/>
          <w:marRight w:val="0"/>
          <w:marTop w:val="0"/>
          <w:marBottom w:val="0"/>
          <w:divBdr>
            <w:top w:val="none" w:sz="0" w:space="0" w:color="auto"/>
            <w:left w:val="none" w:sz="0" w:space="0" w:color="auto"/>
            <w:bottom w:val="none" w:sz="0" w:space="0" w:color="auto"/>
            <w:right w:val="none" w:sz="0" w:space="0" w:color="auto"/>
          </w:divBdr>
        </w:div>
      </w:divsChild>
    </w:div>
    <w:div w:id="299463447">
      <w:bodyDiv w:val="1"/>
      <w:marLeft w:val="0"/>
      <w:marRight w:val="0"/>
      <w:marTop w:val="0"/>
      <w:marBottom w:val="0"/>
      <w:divBdr>
        <w:top w:val="none" w:sz="0" w:space="0" w:color="auto"/>
        <w:left w:val="none" w:sz="0" w:space="0" w:color="auto"/>
        <w:bottom w:val="none" w:sz="0" w:space="0" w:color="auto"/>
        <w:right w:val="none" w:sz="0" w:space="0" w:color="auto"/>
      </w:divBdr>
      <w:divsChild>
        <w:div w:id="125323653">
          <w:marLeft w:val="-180"/>
          <w:marRight w:val="0"/>
          <w:marTop w:val="0"/>
          <w:marBottom w:val="0"/>
          <w:divBdr>
            <w:top w:val="none" w:sz="0" w:space="0" w:color="auto"/>
            <w:left w:val="none" w:sz="0" w:space="0" w:color="auto"/>
            <w:bottom w:val="none" w:sz="0" w:space="0" w:color="auto"/>
            <w:right w:val="none" w:sz="0" w:space="0" w:color="auto"/>
          </w:divBdr>
        </w:div>
      </w:divsChild>
    </w:div>
    <w:div w:id="317808274">
      <w:bodyDiv w:val="1"/>
      <w:marLeft w:val="0"/>
      <w:marRight w:val="0"/>
      <w:marTop w:val="0"/>
      <w:marBottom w:val="0"/>
      <w:divBdr>
        <w:top w:val="none" w:sz="0" w:space="0" w:color="auto"/>
        <w:left w:val="none" w:sz="0" w:space="0" w:color="auto"/>
        <w:bottom w:val="none" w:sz="0" w:space="0" w:color="auto"/>
        <w:right w:val="none" w:sz="0" w:space="0" w:color="auto"/>
      </w:divBdr>
      <w:divsChild>
        <w:div w:id="468286396">
          <w:marLeft w:val="-180"/>
          <w:marRight w:val="0"/>
          <w:marTop w:val="0"/>
          <w:marBottom w:val="0"/>
          <w:divBdr>
            <w:top w:val="none" w:sz="0" w:space="0" w:color="auto"/>
            <w:left w:val="none" w:sz="0" w:space="0" w:color="auto"/>
            <w:bottom w:val="none" w:sz="0" w:space="0" w:color="auto"/>
            <w:right w:val="none" w:sz="0" w:space="0" w:color="auto"/>
          </w:divBdr>
        </w:div>
      </w:divsChild>
    </w:div>
    <w:div w:id="674769511">
      <w:bodyDiv w:val="1"/>
      <w:marLeft w:val="0"/>
      <w:marRight w:val="0"/>
      <w:marTop w:val="0"/>
      <w:marBottom w:val="0"/>
      <w:divBdr>
        <w:top w:val="none" w:sz="0" w:space="0" w:color="auto"/>
        <w:left w:val="none" w:sz="0" w:space="0" w:color="auto"/>
        <w:bottom w:val="none" w:sz="0" w:space="0" w:color="auto"/>
        <w:right w:val="none" w:sz="0" w:space="0" w:color="auto"/>
      </w:divBdr>
    </w:div>
    <w:div w:id="818620703">
      <w:bodyDiv w:val="1"/>
      <w:marLeft w:val="0"/>
      <w:marRight w:val="0"/>
      <w:marTop w:val="0"/>
      <w:marBottom w:val="0"/>
      <w:divBdr>
        <w:top w:val="none" w:sz="0" w:space="0" w:color="auto"/>
        <w:left w:val="none" w:sz="0" w:space="0" w:color="auto"/>
        <w:bottom w:val="none" w:sz="0" w:space="0" w:color="auto"/>
        <w:right w:val="none" w:sz="0" w:space="0" w:color="auto"/>
      </w:divBdr>
    </w:div>
    <w:div w:id="900098953">
      <w:bodyDiv w:val="1"/>
      <w:marLeft w:val="0"/>
      <w:marRight w:val="0"/>
      <w:marTop w:val="0"/>
      <w:marBottom w:val="0"/>
      <w:divBdr>
        <w:top w:val="none" w:sz="0" w:space="0" w:color="auto"/>
        <w:left w:val="none" w:sz="0" w:space="0" w:color="auto"/>
        <w:bottom w:val="none" w:sz="0" w:space="0" w:color="auto"/>
        <w:right w:val="none" w:sz="0" w:space="0" w:color="auto"/>
      </w:divBdr>
      <w:divsChild>
        <w:div w:id="131024909">
          <w:marLeft w:val="-180"/>
          <w:marRight w:val="0"/>
          <w:marTop w:val="0"/>
          <w:marBottom w:val="0"/>
          <w:divBdr>
            <w:top w:val="none" w:sz="0" w:space="0" w:color="auto"/>
            <w:left w:val="none" w:sz="0" w:space="0" w:color="auto"/>
            <w:bottom w:val="none" w:sz="0" w:space="0" w:color="auto"/>
            <w:right w:val="none" w:sz="0" w:space="0" w:color="auto"/>
          </w:divBdr>
        </w:div>
      </w:divsChild>
    </w:div>
    <w:div w:id="900218126">
      <w:bodyDiv w:val="1"/>
      <w:marLeft w:val="0"/>
      <w:marRight w:val="0"/>
      <w:marTop w:val="0"/>
      <w:marBottom w:val="0"/>
      <w:divBdr>
        <w:top w:val="none" w:sz="0" w:space="0" w:color="auto"/>
        <w:left w:val="none" w:sz="0" w:space="0" w:color="auto"/>
        <w:bottom w:val="none" w:sz="0" w:space="0" w:color="auto"/>
        <w:right w:val="none" w:sz="0" w:space="0" w:color="auto"/>
      </w:divBdr>
      <w:divsChild>
        <w:div w:id="835417825">
          <w:marLeft w:val="-180"/>
          <w:marRight w:val="0"/>
          <w:marTop w:val="0"/>
          <w:marBottom w:val="0"/>
          <w:divBdr>
            <w:top w:val="none" w:sz="0" w:space="0" w:color="auto"/>
            <w:left w:val="none" w:sz="0" w:space="0" w:color="auto"/>
            <w:bottom w:val="none" w:sz="0" w:space="0" w:color="auto"/>
            <w:right w:val="none" w:sz="0" w:space="0" w:color="auto"/>
          </w:divBdr>
        </w:div>
      </w:divsChild>
    </w:div>
    <w:div w:id="912007718">
      <w:bodyDiv w:val="1"/>
      <w:marLeft w:val="0"/>
      <w:marRight w:val="0"/>
      <w:marTop w:val="0"/>
      <w:marBottom w:val="0"/>
      <w:divBdr>
        <w:top w:val="none" w:sz="0" w:space="0" w:color="auto"/>
        <w:left w:val="none" w:sz="0" w:space="0" w:color="auto"/>
        <w:bottom w:val="none" w:sz="0" w:space="0" w:color="auto"/>
        <w:right w:val="none" w:sz="0" w:space="0" w:color="auto"/>
      </w:divBdr>
    </w:div>
    <w:div w:id="1059741136">
      <w:bodyDiv w:val="1"/>
      <w:marLeft w:val="0"/>
      <w:marRight w:val="0"/>
      <w:marTop w:val="0"/>
      <w:marBottom w:val="0"/>
      <w:divBdr>
        <w:top w:val="none" w:sz="0" w:space="0" w:color="auto"/>
        <w:left w:val="none" w:sz="0" w:space="0" w:color="auto"/>
        <w:bottom w:val="none" w:sz="0" w:space="0" w:color="auto"/>
        <w:right w:val="none" w:sz="0" w:space="0" w:color="auto"/>
      </w:divBdr>
    </w:div>
    <w:div w:id="1261570608">
      <w:bodyDiv w:val="1"/>
      <w:marLeft w:val="0"/>
      <w:marRight w:val="0"/>
      <w:marTop w:val="0"/>
      <w:marBottom w:val="0"/>
      <w:divBdr>
        <w:top w:val="none" w:sz="0" w:space="0" w:color="auto"/>
        <w:left w:val="none" w:sz="0" w:space="0" w:color="auto"/>
        <w:bottom w:val="none" w:sz="0" w:space="0" w:color="auto"/>
        <w:right w:val="none" w:sz="0" w:space="0" w:color="auto"/>
      </w:divBdr>
    </w:div>
    <w:div w:id="1360617649">
      <w:bodyDiv w:val="1"/>
      <w:marLeft w:val="0"/>
      <w:marRight w:val="0"/>
      <w:marTop w:val="0"/>
      <w:marBottom w:val="0"/>
      <w:divBdr>
        <w:top w:val="none" w:sz="0" w:space="0" w:color="auto"/>
        <w:left w:val="none" w:sz="0" w:space="0" w:color="auto"/>
        <w:bottom w:val="none" w:sz="0" w:space="0" w:color="auto"/>
        <w:right w:val="none" w:sz="0" w:space="0" w:color="auto"/>
      </w:divBdr>
    </w:div>
    <w:div w:id="1704862852">
      <w:bodyDiv w:val="1"/>
      <w:marLeft w:val="0"/>
      <w:marRight w:val="0"/>
      <w:marTop w:val="0"/>
      <w:marBottom w:val="0"/>
      <w:divBdr>
        <w:top w:val="none" w:sz="0" w:space="0" w:color="auto"/>
        <w:left w:val="none" w:sz="0" w:space="0" w:color="auto"/>
        <w:bottom w:val="none" w:sz="0" w:space="0" w:color="auto"/>
        <w:right w:val="none" w:sz="0" w:space="0" w:color="auto"/>
      </w:divBdr>
    </w:div>
    <w:div w:id="206933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iff"/><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3DD1E-BD1B-064F-AA53-3450B7EC2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19</Pages>
  <Words>5112</Words>
  <Characters>29145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 Alex Dequan</dc:creator>
  <cp:keywords/>
  <dc:description/>
  <cp:lastModifiedBy>杨 文杰</cp:lastModifiedBy>
  <cp:revision>4</cp:revision>
  <dcterms:created xsi:type="dcterms:W3CDTF">2020-09-02T22:15:00Z</dcterms:created>
  <dcterms:modified xsi:type="dcterms:W3CDTF">2020-09-02T22:32:00Z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http://www.zotero.org/styles/acs-nano</vt:lpwstr>
  </property>
  <property fmtid="{D5CDD505-2E9C-101B-9397-08002B2CF9AE}" pid="3" name="Mendeley Recent Style Name 0_1">
    <vt:lpwstr>ACS Nano</vt:lpwstr>
  </property>
  <property fmtid="{D5CDD505-2E9C-101B-9397-08002B2CF9AE}" pid="4" name="Mendeley Recent Style Id 1_1">
    <vt:lpwstr>http://csl.mendeley.com/styles/24572611/american-chemical-society-with-titles</vt:lpwstr>
  </property>
  <property fmtid="{D5CDD505-2E9C-101B-9397-08002B2CF9AE}" pid="5" name="Mendeley Recent Style Name 1_1">
    <vt:lpwstr>American Chemical Society (with titles) - Dequan Er</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http://www.zotero.org/styles/nano-letters</vt:lpwstr>
  </property>
  <property fmtid="{D5CDD505-2E9C-101B-9397-08002B2CF9AE}" pid="19" name="Mendeley Recent Style Name 8_1">
    <vt:lpwstr>Nano Letters</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994988a3-c503-31ed-a1f0-d2a5086d3d4c</vt:lpwstr>
  </property>
  <property fmtid="{D5CDD505-2E9C-101B-9397-08002B2CF9AE}" pid="24" name="Mendeley Citation Style_1">
    <vt:lpwstr>http://www.zotero.org/styles/nature</vt:lpwstr>
  </property>
</Properties>
</file>